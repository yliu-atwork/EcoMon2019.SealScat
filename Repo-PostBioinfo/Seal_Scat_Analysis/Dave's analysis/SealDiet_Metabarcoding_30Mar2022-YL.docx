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883E2E" w14:textId="2D7385CC" w:rsidR="0079482B" w:rsidRDefault="0079482B" w:rsidP="00F90B45">
      <w:pPr>
        <w:pStyle w:val="Heading3"/>
        <w:shd w:val="clear" w:color="auto" w:fill="FFFFFF"/>
        <w:spacing w:before="0" w:beforeAutospacing="0" w:after="0" w:afterAutospacing="0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  <w:t xml:space="preserve">RESULTS OF SEAL FECAL SAMPLE METABARCODING AT </w:t>
      </w:r>
      <w:r w:rsidR="003D6E78">
        <w:rPr>
          <w:sz w:val="22"/>
          <w:szCs w:val="22"/>
          <w:u w:val="single"/>
        </w:rPr>
        <w:t xml:space="preserve">THE </w:t>
      </w:r>
      <w:r>
        <w:rPr>
          <w:sz w:val="22"/>
          <w:szCs w:val="22"/>
          <w:u w:val="single"/>
        </w:rPr>
        <w:t>NEFSC MILFORD LAB</w:t>
      </w:r>
    </w:p>
    <w:p w14:paraId="0279F8CD" w14:textId="77777777" w:rsidR="0079482B" w:rsidRDefault="0079482B" w:rsidP="00F90B45">
      <w:pPr>
        <w:pStyle w:val="Heading3"/>
        <w:shd w:val="clear" w:color="auto" w:fill="FFFFFF"/>
        <w:spacing w:before="0" w:beforeAutospacing="0" w:after="0" w:afterAutospacing="0"/>
        <w:rPr>
          <w:sz w:val="22"/>
          <w:szCs w:val="22"/>
          <w:u w:val="single"/>
        </w:rPr>
      </w:pPr>
    </w:p>
    <w:p w14:paraId="7352C053" w14:textId="77777777" w:rsidR="0079482B" w:rsidRDefault="0079482B" w:rsidP="00F90B45">
      <w:pPr>
        <w:pStyle w:val="Heading3"/>
        <w:shd w:val="clear" w:color="auto" w:fill="FFFFFF"/>
        <w:spacing w:before="0" w:beforeAutospacing="0" w:after="0" w:afterAutospacing="0"/>
        <w:rPr>
          <w:sz w:val="22"/>
          <w:szCs w:val="22"/>
          <w:u w:val="single"/>
        </w:rPr>
      </w:pPr>
    </w:p>
    <w:p w14:paraId="472D9C56" w14:textId="1C4A8EBE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rPr>
          <w:sz w:val="22"/>
          <w:szCs w:val="22"/>
          <w:u w:val="single"/>
        </w:rPr>
      </w:pPr>
      <w:r w:rsidRPr="007728B4">
        <w:rPr>
          <w:sz w:val="22"/>
          <w:szCs w:val="22"/>
          <w:u w:val="single"/>
        </w:rPr>
        <w:t>Definitions:</w:t>
      </w:r>
    </w:p>
    <w:p w14:paraId="3BD365DC" w14:textId="77777777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37F781DD" w14:textId="77777777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ind w:left="540" w:hanging="540"/>
        <w:rPr>
          <w:b w:val="0"/>
          <w:sz w:val="22"/>
          <w:szCs w:val="22"/>
        </w:rPr>
      </w:pPr>
      <w:r w:rsidRPr="007728B4">
        <w:rPr>
          <w:i/>
          <w:sz w:val="22"/>
          <w:szCs w:val="22"/>
        </w:rPr>
        <w:t>DNA barcoding:</w:t>
      </w:r>
      <w:r w:rsidRPr="007728B4">
        <w:rPr>
          <w:b w:val="0"/>
          <w:sz w:val="22"/>
          <w:szCs w:val="22"/>
        </w:rPr>
        <w:t xml:space="preserve"> A means of providing species identifications using the sequence of a short standard fragment of a gene.</w:t>
      </w:r>
    </w:p>
    <w:p w14:paraId="2D3DC611" w14:textId="77777777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ind w:left="540" w:hanging="540"/>
        <w:rPr>
          <w:b w:val="0"/>
          <w:sz w:val="22"/>
          <w:szCs w:val="22"/>
        </w:rPr>
      </w:pPr>
    </w:p>
    <w:p w14:paraId="35E4384B" w14:textId="77777777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ind w:left="540" w:hanging="540"/>
        <w:rPr>
          <w:sz w:val="22"/>
          <w:szCs w:val="22"/>
        </w:rPr>
      </w:pPr>
      <w:r w:rsidRPr="007728B4">
        <w:rPr>
          <w:i/>
          <w:sz w:val="22"/>
          <w:szCs w:val="22"/>
        </w:rPr>
        <w:t xml:space="preserve">Sanger sequencing: </w:t>
      </w:r>
      <w:r w:rsidRPr="007728B4">
        <w:rPr>
          <w:b w:val="0"/>
          <w:sz w:val="22"/>
          <w:szCs w:val="22"/>
        </w:rPr>
        <w:t>One long-established method of DNA sequencing that provides a single sequence for a single specimen.  Most useful when a specific individual needs to be identified and tissue from that individual can be obtained without contamination from other individuals.</w:t>
      </w:r>
      <w:r w:rsidRPr="007728B4">
        <w:rPr>
          <w:sz w:val="22"/>
          <w:szCs w:val="22"/>
        </w:rPr>
        <w:t xml:space="preserve"> </w:t>
      </w:r>
    </w:p>
    <w:p w14:paraId="0F505EFB" w14:textId="77777777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ind w:left="540" w:hanging="540"/>
        <w:rPr>
          <w:i/>
          <w:sz w:val="22"/>
          <w:szCs w:val="22"/>
        </w:rPr>
      </w:pPr>
    </w:p>
    <w:p w14:paraId="19586C79" w14:textId="77777777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ind w:left="540" w:hanging="540"/>
        <w:rPr>
          <w:b w:val="0"/>
          <w:sz w:val="22"/>
          <w:szCs w:val="22"/>
        </w:rPr>
      </w:pPr>
      <w:r w:rsidRPr="007728B4">
        <w:rPr>
          <w:i/>
          <w:sz w:val="22"/>
          <w:szCs w:val="22"/>
        </w:rPr>
        <w:t>Next-generation sequencing:</w:t>
      </w:r>
      <w:r w:rsidRPr="007728B4">
        <w:rPr>
          <w:sz w:val="22"/>
          <w:szCs w:val="22"/>
        </w:rPr>
        <w:t xml:space="preserve"> </w:t>
      </w:r>
      <w:r w:rsidRPr="007728B4">
        <w:rPr>
          <w:b w:val="0"/>
          <w:sz w:val="22"/>
          <w:szCs w:val="22"/>
        </w:rPr>
        <w:t xml:space="preserve">An alternate high-throughput form of DNA sequencing in which many unique sequences </w:t>
      </w:r>
      <w:proofErr w:type="gramStart"/>
      <w:r w:rsidRPr="007728B4">
        <w:rPr>
          <w:b w:val="0"/>
          <w:sz w:val="22"/>
          <w:szCs w:val="22"/>
        </w:rPr>
        <w:t>can be developed</w:t>
      </w:r>
      <w:proofErr w:type="gramEnd"/>
      <w:r w:rsidRPr="007728B4">
        <w:rPr>
          <w:b w:val="0"/>
          <w:sz w:val="22"/>
          <w:szCs w:val="22"/>
        </w:rPr>
        <w:t xml:space="preserve"> from a single sample.</w:t>
      </w:r>
    </w:p>
    <w:p w14:paraId="704614A7" w14:textId="77777777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ind w:left="540" w:hanging="540"/>
        <w:rPr>
          <w:i/>
          <w:sz w:val="22"/>
          <w:szCs w:val="22"/>
        </w:rPr>
      </w:pPr>
    </w:p>
    <w:p w14:paraId="4B933B6F" w14:textId="77777777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ind w:left="540" w:hanging="540"/>
        <w:rPr>
          <w:b w:val="0"/>
          <w:sz w:val="22"/>
          <w:szCs w:val="22"/>
        </w:rPr>
      </w:pPr>
      <w:proofErr w:type="spellStart"/>
      <w:r w:rsidRPr="007728B4">
        <w:rPr>
          <w:i/>
          <w:sz w:val="22"/>
          <w:szCs w:val="22"/>
        </w:rPr>
        <w:t>Metabarcoding</w:t>
      </w:r>
      <w:proofErr w:type="spellEnd"/>
      <w:r w:rsidRPr="007728B4">
        <w:rPr>
          <w:i/>
          <w:sz w:val="22"/>
          <w:szCs w:val="22"/>
        </w:rPr>
        <w:t>:</w:t>
      </w:r>
      <w:r w:rsidRPr="007728B4">
        <w:rPr>
          <w:b w:val="0"/>
          <w:sz w:val="22"/>
          <w:szCs w:val="22"/>
        </w:rPr>
        <w:t xml:space="preserve"> A special case of DNA barcoding using Next generation sequencing in which many species </w:t>
      </w:r>
      <w:proofErr w:type="gramStart"/>
      <w:r w:rsidRPr="007728B4">
        <w:rPr>
          <w:b w:val="0"/>
          <w:sz w:val="22"/>
          <w:szCs w:val="22"/>
        </w:rPr>
        <w:t>can be identified</w:t>
      </w:r>
      <w:proofErr w:type="gramEnd"/>
      <w:r w:rsidRPr="007728B4">
        <w:rPr>
          <w:b w:val="0"/>
          <w:sz w:val="22"/>
          <w:szCs w:val="22"/>
        </w:rPr>
        <w:t xml:space="preserve"> from a single sample comprised of a mixture of DNA from many individuals.</w:t>
      </w:r>
    </w:p>
    <w:p w14:paraId="6A5BF966" w14:textId="77777777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ind w:left="540" w:hanging="540"/>
        <w:rPr>
          <w:sz w:val="22"/>
          <w:szCs w:val="22"/>
        </w:rPr>
      </w:pPr>
    </w:p>
    <w:p w14:paraId="657BA35B" w14:textId="77777777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ind w:left="540" w:hanging="540"/>
        <w:rPr>
          <w:b w:val="0"/>
          <w:sz w:val="22"/>
          <w:szCs w:val="22"/>
        </w:rPr>
      </w:pPr>
      <w:r w:rsidRPr="007728B4">
        <w:rPr>
          <w:i/>
          <w:sz w:val="22"/>
          <w:szCs w:val="22"/>
        </w:rPr>
        <w:t xml:space="preserve">Read count: </w:t>
      </w:r>
      <w:proofErr w:type="spellStart"/>
      <w:r w:rsidRPr="007728B4">
        <w:rPr>
          <w:b w:val="0"/>
          <w:sz w:val="22"/>
          <w:szCs w:val="22"/>
        </w:rPr>
        <w:t>Metabarcoding</w:t>
      </w:r>
      <w:proofErr w:type="spellEnd"/>
      <w:r w:rsidRPr="007728B4">
        <w:rPr>
          <w:b w:val="0"/>
          <w:sz w:val="22"/>
          <w:szCs w:val="22"/>
        </w:rPr>
        <w:t xml:space="preserve"> can produce 100,000s of individual sequences.  These are then each assigned to a species if they meet a certain threshold for quality and </w:t>
      </w:r>
      <w:proofErr w:type="gramStart"/>
      <w:r w:rsidRPr="007728B4">
        <w:rPr>
          <w:b w:val="0"/>
          <w:sz w:val="22"/>
          <w:szCs w:val="22"/>
        </w:rPr>
        <w:t>%</w:t>
      </w:r>
      <w:proofErr w:type="gramEnd"/>
      <w:r w:rsidRPr="007728B4">
        <w:rPr>
          <w:b w:val="0"/>
          <w:sz w:val="22"/>
          <w:szCs w:val="22"/>
        </w:rPr>
        <w:t xml:space="preserve"> match to a sequence in a database.  The number of sequences that match an individual species is the read count.  </w:t>
      </w:r>
    </w:p>
    <w:p w14:paraId="5336CA13" w14:textId="77777777" w:rsidR="00F90B45" w:rsidRPr="007728B4" w:rsidRDefault="00F90B45" w:rsidP="00F90B45">
      <w:pPr>
        <w:pStyle w:val="Heading3"/>
        <w:shd w:val="clear" w:color="auto" w:fill="FFFFFF"/>
        <w:spacing w:before="0" w:beforeAutospacing="0" w:after="0" w:afterAutospacing="0"/>
        <w:ind w:left="540" w:hanging="540"/>
        <w:rPr>
          <w:b w:val="0"/>
          <w:sz w:val="22"/>
          <w:szCs w:val="22"/>
        </w:rPr>
      </w:pPr>
    </w:p>
    <w:p w14:paraId="77F329F1" w14:textId="77777777" w:rsidR="00F90B45" w:rsidRDefault="00F90B45" w:rsidP="00F90B45">
      <w:pPr>
        <w:rPr>
          <w:rFonts w:ascii="Times New Roman" w:hAnsi="Times New Roman" w:cs="Times New Roman"/>
        </w:rPr>
      </w:pPr>
      <w:r w:rsidRPr="007728B4">
        <w:rPr>
          <w:rFonts w:ascii="Times New Roman" w:hAnsi="Times New Roman" w:cs="Times New Roman"/>
          <w:b/>
          <w:i/>
        </w:rPr>
        <w:t>False Positive:</w:t>
      </w:r>
      <w:r w:rsidRPr="007728B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 species or taxa identified in a sample that did not in fact occur in that sample</w:t>
      </w:r>
    </w:p>
    <w:p w14:paraId="3AFA06C8" w14:textId="3C1A9C91" w:rsidR="00F90B45" w:rsidRPr="00F90B45" w:rsidRDefault="00F90B45" w:rsidP="00F90B45">
      <w:pPr>
        <w:rPr>
          <w:rFonts w:ascii="Times New Roman" w:hAnsi="Times New Roman" w:cs="Times New Roman"/>
        </w:rPr>
      </w:pPr>
      <w:r w:rsidRPr="007728B4">
        <w:rPr>
          <w:rFonts w:ascii="Times New Roman" w:hAnsi="Times New Roman" w:cs="Times New Roman"/>
          <w:b/>
          <w:i/>
        </w:rPr>
        <w:t>False Negative:</w:t>
      </w:r>
      <w:r>
        <w:rPr>
          <w:rFonts w:ascii="Times New Roman" w:hAnsi="Times New Roman" w:cs="Times New Roman"/>
        </w:rPr>
        <w:t xml:space="preserve"> A failure to identify a species in a sample that </w:t>
      </w:r>
      <w:proofErr w:type="gramStart"/>
      <w:r>
        <w:rPr>
          <w:rFonts w:ascii="Times New Roman" w:hAnsi="Times New Roman" w:cs="Times New Roman"/>
        </w:rPr>
        <w:t>was known</w:t>
      </w:r>
      <w:proofErr w:type="gramEnd"/>
      <w:r>
        <w:rPr>
          <w:rFonts w:ascii="Times New Roman" w:hAnsi="Times New Roman" w:cs="Times New Roman"/>
        </w:rPr>
        <w:t xml:space="preserve"> to occur in that sample.</w:t>
      </w:r>
    </w:p>
    <w:p w14:paraId="32B0E428" w14:textId="77777777" w:rsidR="00F90B45" w:rsidRDefault="00F90B45" w:rsidP="008A0835">
      <w:pPr>
        <w:spacing w:after="0" w:line="240" w:lineRule="auto"/>
        <w:rPr>
          <w:rFonts w:ascii="Times New Roman" w:hAnsi="Times New Roman" w:cs="Times New Roman"/>
          <w:b/>
        </w:rPr>
      </w:pPr>
    </w:p>
    <w:p w14:paraId="4D536E91" w14:textId="1BC27E14" w:rsidR="00576BB4" w:rsidRPr="007B3657" w:rsidRDefault="00F90B45" w:rsidP="008A083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Project</w:t>
      </w:r>
      <w:r w:rsidR="00576BB4" w:rsidRPr="007B3657">
        <w:rPr>
          <w:rFonts w:ascii="Times New Roman" w:hAnsi="Times New Roman" w:cs="Times New Roman"/>
          <w:b/>
        </w:rPr>
        <w:t xml:space="preserve"> overview</w:t>
      </w:r>
    </w:p>
    <w:p w14:paraId="77188A29" w14:textId="241D951A" w:rsidR="00F90B45" w:rsidRPr="00F90B45" w:rsidRDefault="00F90B45" w:rsidP="0079482B">
      <w:pPr>
        <w:spacing w:after="0" w:line="240" w:lineRule="auto"/>
        <w:ind w:firstLine="720"/>
        <w:rPr>
          <w:rFonts w:ascii="Times New Roman" w:hAnsi="Times New Roman" w:cs="Times New Roman"/>
        </w:rPr>
      </w:pPr>
      <w:r w:rsidRPr="00F90B45">
        <w:rPr>
          <w:rFonts w:ascii="Times New Roman" w:hAnsi="Times New Roman" w:cs="Times New Roman"/>
        </w:rPr>
        <w:t xml:space="preserve">The goal of this project </w:t>
      </w:r>
      <w:r w:rsidR="0079482B">
        <w:rPr>
          <w:rFonts w:ascii="Times New Roman" w:hAnsi="Times New Roman" w:cs="Times New Roman"/>
        </w:rPr>
        <w:t>wa</w:t>
      </w:r>
      <w:r w:rsidRPr="00F90B45">
        <w:rPr>
          <w:rFonts w:ascii="Times New Roman" w:hAnsi="Times New Roman" w:cs="Times New Roman"/>
        </w:rPr>
        <w:t xml:space="preserve">s to develop a </w:t>
      </w:r>
      <w:proofErr w:type="spellStart"/>
      <w:r w:rsidRPr="00F90B45">
        <w:rPr>
          <w:rFonts w:ascii="Times New Roman" w:hAnsi="Times New Roman" w:cs="Times New Roman"/>
        </w:rPr>
        <w:t>metabarcoding</w:t>
      </w:r>
      <w:proofErr w:type="spellEnd"/>
      <w:r w:rsidRPr="00F90B45">
        <w:rPr>
          <w:rFonts w:ascii="Times New Roman" w:hAnsi="Times New Roman" w:cs="Times New Roman"/>
        </w:rPr>
        <w:t xml:space="preserve"> approach to marine mammal diet analysis</w:t>
      </w:r>
      <w:r w:rsidR="0079482B">
        <w:rPr>
          <w:rFonts w:ascii="Times New Roman" w:hAnsi="Times New Roman" w:cs="Times New Roman"/>
        </w:rPr>
        <w:t xml:space="preserve"> that</w:t>
      </w:r>
      <w:r w:rsidRPr="00F90B45">
        <w:rPr>
          <w:rFonts w:ascii="Times New Roman" w:hAnsi="Times New Roman" w:cs="Times New Roman"/>
        </w:rPr>
        <w:t xml:space="preserve"> the NEFSC</w:t>
      </w:r>
      <w:r w:rsidR="0079482B">
        <w:rPr>
          <w:rFonts w:ascii="Times New Roman" w:hAnsi="Times New Roman" w:cs="Times New Roman"/>
        </w:rPr>
        <w:t xml:space="preserve"> would be able to</w:t>
      </w:r>
      <w:r w:rsidRPr="00F90B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use</w:t>
      </w:r>
      <w:r w:rsidRPr="00F90B45">
        <w:rPr>
          <w:rFonts w:ascii="Times New Roman" w:hAnsi="Times New Roman" w:cs="Times New Roman"/>
        </w:rPr>
        <w:t xml:space="preserve"> in </w:t>
      </w:r>
      <w:r>
        <w:rPr>
          <w:rFonts w:ascii="Times New Roman" w:hAnsi="Times New Roman" w:cs="Times New Roman"/>
        </w:rPr>
        <w:t>combination</w:t>
      </w:r>
      <w:r w:rsidRPr="00F90B45">
        <w:rPr>
          <w:rFonts w:ascii="Times New Roman" w:hAnsi="Times New Roman" w:cs="Times New Roman"/>
        </w:rPr>
        <w:t xml:space="preserve"> with other currently implemented techniques.  </w:t>
      </w:r>
      <w:r>
        <w:rPr>
          <w:rFonts w:ascii="Times New Roman" w:hAnsi="Times New Roman" w:cs="Times New Roman"/>
        </w:rPr>
        <w:t xml:space="preserve">Each diet </w:t>
      </w:r>
      <w:r w:rsidR="0050277C">
        <w:rPr>
          <w:rFonts w:ascii="Times New Roman" w:hAnsi="Times New Roman" w:cs="Times New Roman"/>
        </w:rPr>
        <w:t>analysis</w:t>
      </w:r>
      <w:r>
        <w:rPr>
          <w:rFonts w:ascii="Times New Roman" w:hAnsi="Times New Roman" w:cs="Times New Roman"/>
        </w:rPr>
        <w:t xml:space="preserve"> technique </w:t>
      </w:r>
      <w:proofErr w:type="gramStart"/>
      <w:r>
        <w:rPr>
          <w:rFonts w:ascii="Times New Roman" w:hAnsi="Times New Roman" w:cs="Times New Roman"/>
        </w:rPr>
        <w:t>is thought</w:t>
      </w:r>
      <w:proofErr w:type="gramEnd"/>
      <w:r>
        <w:rPr>
          <w:rFonts w:ascii="Times New Roman" w:hAnsi="Times New Roman" w:cs="Times New Roman"/>
        </w:rPr>
        <w:t xml:space="preserve"> to have its own benefits and </w:t>
      </w:r>
      <w:del w:id="0" w:author="Yuan Liu" w:date="2022-03-30T17:12:00Z">
        <w:r w:rsidDel="00140C95">
          <w:rPr>
            <w:rFonts w:ascii="Times New Roman" w:hAnsi="Times New Roman" w:cs="Times New Roman"/>
          </w:rPr>
          <w:delText>dr</w:delText>
        </w:r>
        <w:r w:rsidR="0050277C" w:rsidDel="00140C95">
          <w:rPr>
            <w:rFonts w:ascii="Times New Roman" w:hAnsi="Times New Roman" w:cs="Times New Roman"/>
          </w:rPr>
          <w:delText>awaback</w:delText>
        </w:r>
      </w:del>
      <w:ins w:id="1" w:author="Yuan Liu" w:date="2022-03-30T17:12:00Z">
        <w:r w:rsidR="00140C95">
          <w:rPr>
            <w:rFonts w:ascii="Times New Roman" w:hAnsi="Times New Roman" w:cs="Times New Roman"/>
          </w:rPr>
          <w:t>drawbacks</w:t>
        </w:r>
      </w:ins>
      <w:r>
        <w:rPr>
          <w:rFonts w:ascii="Times New Roman" w:hAnsi="Times New Roman" w:cs="Times New Roman"/>
        </w:rPr>
        <w:t xml:space="preserve">.  For </w:t>
      </w:r>
      <w:proofErr w:type="spellStart"/>
      <w:r>
        <w:rPr>
          <w:rFonts w:ascii="Times New Roman" w:hAnsi="Times New Roman" w:cs="Times New Roman"/>
        </w:rPr>
        <w:t>metabarcoding</w:t>
      </w:r>
      <w:proofErr w:type="spellEnd"/>
      <w:r>
        <w:rPr>
          <w:rFonts w:ascii="Times New Roman" w:hAnsi="Times New Roman" w:cs="Times New Roman"/>
        </w:rPr>
        <w:t xml:space="preserve"> the benefits are </w:t>
      </w:r>
      <w:proofErr w:type="gramStart"/>
      <w:r>
        <w:rPr>
          <w:rFonts w:ascii="Times New Roman" w:hAnsi="Times New Roman" w:cs="Times New Roman"/>
        </w:rPr>
        <w:t>that</w:t>
      </w:r>
      <w:proofErr w:type="gramEnd"/>
      <w:r>
        <w:rPr>
          <w:rFonts w:ascii="Times New Roman" w:hAnsi="Times New Roman" w:cs="Times New Roman"/>
        </w:rPr>
        <w:t xml:space="preserve"> the approach does not rely on a prey items hard parts being consumed and identifiable</w:t>
      </w:r>
      <w:r w:rsidR="003D6E78">
        <w:rPr>
          <w:rFonts w:ascii="Times New Roman" w:hAnsi="Times New Roman" w:cs="Times New Roman"/>
        </w:rPr>
        <w:t xml:space="preserve">.  Additionally with a </w:t>
      </w:r>
      <w:proofErr w:type="spellStart"/>
      <w:proofErr w:type="gramStart"/>
      <w:r w:rsidR="003D6E78">
        <w:rPr>
          <w:rFonts w:ascii="Times New Roman" w:hAnsi="Times New Roman" w:cs="Times New Roman"/>
        </w:rPr>
        <w:t>well designed</w:t>
      </w:r>
      <w:proofErr w:type="spellEnd"/>
      <w:proofErr w:type="gramEnd"/>
      <w:r w:rsidR="003D6E78">
        <w:rPr>
          <w:rFonts w:ascii="Times New Roman" w:hAnsi="Times New Roman" w:cs="Times New Roman"/>
        </w:rPr>
        <w:t xml:space="preserve"> technique</w:t>
      </w:r>
      <w:r w:rsidR="0079482B">
        <w:rPr>
          <w:rFonts w:ascii="Times New Roman" w:hAnsi="Times New Roman" w:cs="Times New Roman"/>
        </w:rPr>
        <w:t xml:space="preserve"> a</w:t>
      </w:r>
      <w:r w:rsidR="0050277C">
        <w:rPr>
          <w:rFonts w:ascii="Times New Roman" w:hAnsi="Times New Roman" w:cs="Times New Roman"/>
        </w:rPr>
        <w:t xml:space="preserve"> wide array of taxa</w:t>
      </w:r>
      <w:r w:rsidR="0079482B">
        <w:rPr>
          <w:rFonts w:ascii="Times New Roman" w:hAnsi="Times New Roman" w:cs="Times New Roman"/>
        </w:rPr>
        <w:t xml:space="preserve"> c</w:t>
      </w:r>
      <w:r w:rsidR="003D6E78">
        <w:rPr>
          <w:rFonts w:ascii="Times New Roman" w:hAnsi="Times New Roman" w:cs="Times New Roman"/>
        </w:rPr>
        <w:t>an</w:t>
      </w:r>
      <w:r w:rsidR="0079482B">
        <w:rPr>
          <w:rFonts w:ascii="Times New Roman" w:hAnsi="Times New Roman" w:cs="Times New Roman"/>
        </w:rPr>
        <w:t xml:space="preserve"> be identified</w:t>
      </w:r>
      <w:r w:rsidR="003D6E78">
        <w:rPr>
          <w:rFonts w:ascii="Times New Roman" w:hAnsi="Times New Roman" w:cs="Times New Roman"/>
        </w:rPr>
        <w:t xml:space="preserve"> at a fine taxonomic resolution</w:t>
      </w:r>
      <w:r>
        <w:rPr>
          <w:rFonts w:ascii="Times New Roman" w:hAnsi="Times New Roman" w:cs="Times New Roman"/>
        </w:rPr>
        <w:t>.  The drawback is that there are uncertainties about the degree to which the technique is quantifiable</w:t>
      </w:r>
      <w:r w:rsidR="0050277C">
        <w:rPr>
          <w:rFonts w:ascii="Times New Roman" w:hAnsi="Times New Roman" w:cs="Times New Roman"/>
        </w:rPr>
        <w:t xml:space="preserve"> </w:t>
      </w:r>
      <w:r w:rsidR="003D6E78">
        <w:rPr>
          <w:rFonts w:ascii="Times New Roman" w:hAnsi="Times New Roman" w:cs="Times New Roman"/>
        </w:rPr>
        <w:t>generally</w:t>
      </w:r>
      <w:r>
        <w:rPr>
          <w:rFonts w:ascii="Times New Roman" w:hAnsi="Times New Roman" w:cs="Times New Roman"/>
        </w:rPr>
        <w:t xml:space="preserve">, with some </w:t>
      </w:r>
      <w:r w:rsidR="0050277C">
        <w:rPr>
          <w:rFonts w:ascii="Times New Roman" w:hAnsi="Times New Roman" w:cs="Times New Roman"/>
        </w:rPr>
        <w:t xml:space="preserve">levels of quantification </w:t>
      </w:r>
      <w:r w:rsidR="0079482B">
        <w:rPr>
          <w:rFonts w:ascii="Times New Roman" w:hAnsi="Times New Roman" w:cs="Times New Roman"/>
        </w:rPr>
        <w:t>likely not ever</w:t>
      </w:r>
      <w:r w:rsidR="0050277C">
        <w:rPr>
          <w:rFonts w:ascii="Times New Roman" w:hAnsi="Times New Roman" w:cs="Times New Roman"/>
        </w:rPr>
        <w:t xml:space="preserve"> possible (</w:t>
      </w:r>
      <w:r w:rsidR="003D6E78">
        <w:rPr>
          <w:rFonts w:ascii="Times New Roman" w:hAnsi="Times New Roman" w:cs="Times New Roman"/>
        </w:rPr>
        <w:t>e.g</w:t>
      </w:r>
      <w:r w:rsidR="0050277C">
        <w:rPr>
          <w:rFonts w:ascii="Times New Roman" w:hAnsi="Times New Roman" w:cs="Times New Roman"/>
        </w:rPr>
        <w:t xml:space="preserve">. </w:t>
      </w:r>
      <w:r w:rsidR="003D6E78">
        <w:rPr>
          <w:rFonts w:ascii="Times New Roman" w:hAnsi="Times New Roman" w:cs="Times New Roman"/>
        </w:rPr>
        <w:t xml:space="preserve">for a species </w:t>
      </w:r>
      <w:r w:rsidR="0050277C">
        <w:rPr>
          <w:rFonts w:ascii="Times New Roman" w:hAnsi="Times New Roman" w:cs="Times New Roman"/>
        </w:rPr>
        <w:t>distinguishing 10 100g prey items from 1 kg prey item)</w:t>
      </w:r>
      <w:r w:rsidR="0079482B">
        <w:rPr>
          <w:rFonts w:ascii="Times New Roman" w:hAnsi="Times New Roman" w:cs="Times New Roman"/>
        </w:rPr>
        <w:t>.</w:t>
      </w:r>
    </w:p>
    <w:p w14:paraId="5FC5EF19" w14:textId="77777777" w:rsidR="00F90B45" w:rsidRDefault="00F90B45" w:rsidP="008A0835">
      <w:pPr>
        <w:spacing w:after="0" w:line="240" w:lineRule="auto"/>
        <w:rPr>
          <w:rFonts w:ascii="Times New Roman" w:hAnsi="Times New Roman" w:cs="Times New Roman"/>
          <w:b/>
        </w:rPr>
      </w:pPr>
    </w:p>
    <w:p w14:paraId="38EA5867" w14:textId="1DEDBB1F" w:rsidR="00576BB4" w:rsidRPr="007B3657" w:rsidRDefault="00576BB4" w:rsidP="0079482B">
      <w:pPr>
        <w:spacing w:after="0" w:line="240" w:lineRule="auto"/>
        <w:ind w:firstLine="720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This project was originally intended to evaluate whether we could work with an outside group (Center for DNA barcoding/University of Guelph) to implement a </w:t>
      </w:r>
      <w:proofErr w:type="spellStart"/>
      <w:r w:rsidRPr="007B3657">
        <w:rPr>
          <w:rFonts w:ascii="Times New Roman" w:hAnsi="Times New Roman" w:cs="Times New Roman"/>
        </w:rPr>
        <w:t>metabarcoding</w:t>
      </w:r>
      <w:proofErr w:type="spellEnd"/>
      <w:r w:rsidRPr="007B3657">
        <w:rPr>
          <w:rFonts w:ascii="Times New Roman" w:hAnsi="Times New Roman" w:cs="Times New Roman"/>
        </w:rPr>
        <w:t xml:space="preserve"> approach to evaluating seal diets. In that initial pilot project</w:t>
      </w:r>
      <w:r w:rsidR="0079482B">
        <w:rPr>
          <w:rFonts w:ascii="Times New Roman" w:hAnsi="Times New Roman" w:cs="Times New Roman"/>
        </w:rPr>
        <w:t>, funded by the NE</w:t>
      </w:r>
      <w:r w:rsidR="003D6E78">
        <w:rPr>
          <w:rFonts w:ascii="Times New Roman" w:hAnsi="Times New Roman" w:cs="Times New Roman"/>
        </w:rPr>
        <w:t xml:space="preserve"> </w:t>
      </w:r>
      <w:proofErr w:type="spellStart"/>
      <w:r w:rsidR="003D6E78">
        <w:rPr>
          <w:rFonts w:ascii="Times New Roman" w:hAnsi="Times New Roman" w:cs="Times New Roman"/>
        </w:rPr>
        <w:t>groundfish</w:t>
      </w:r>
      <w:proofErr w:type="spellEnd"/>
      <w:r w:rsidR="003D6E78">
        <w:rPr>
          <w:rFonts w:ascii="Times New Roman" w:hAnsi="Times New Roman" w:cs="Times New Roman"/>
        </w:rPr>
        <w:t xml:space="preserve"> climate initiative,</w:t>
      </w:r>
      <w:r w:rsidRPr="007B3657">
        <w:rPr>
          <w:rFonts w:ascii="Times New Roman" w:hAnsi="Times New Roman" w:cs="Times New Roman"/>
        </w:rPr>
        <w:t xml:space="preserve"> there w</w:t>
      </w:r>
      <w:r w:rsidR="007B3657" w:rsidRPr="007B3657">
        <w:rPr>
          <w:rFonts w:ascii="Times New Roman" w:hAnsi="Times New Roman" w:cs="Times New Roman"/>
        </w:rPr>
        <w:t xml:space="preserve">ere </w:t>
      </w:r>
      <w:r w:rsidRPr="007B3657">
        <w:rPr>
          <w:rFonts w:ascii="Times New Roman" w:hAnsi="Times New Roman" w:cs="Times New Roman"/>
        </w:rPr>
        <w:t>major problem</w:t>
      </w:r>
      <w:ins w:id="2" w:author="Yuan Liu" w:date="2022-03-30T17:14:00Z">
        <w:r w:rsidR="00140C95">
          <w:rPr>
            <w:rFonts w:ascii="Times New Roman" w:hAnsi="Times New Roman" w:cs="Times New Roman"/>
          </w:rPr>
          <w:t>s</w:t>
        </w:r>
      </w:ins>
      <w:r w:rsidRPr="007B3657">
        <w:rPr>
          <w:rFonts w:ascii="Times New Roman" w:hAnsi="Times New Roman" w:cs="Times New Roman"/>
        </w:rPr>
        <w:t xml:space="preserve"> with false negatives</w:t>
      </w:r>
      <w:r w:rsidR="0079482B">
        <w:rPr>
          <w:rFonts w:ascii="Times New Roman" w:hAnsi="Times New Roman" w:cs="Times New Roman"/>
        </w:rPr>
        <w:t>. That specific</w:t>
      </w:r>
      <w:r w:rsidR="007B3657" w:rsidRPr="007B3657">
        <w:rPr>
          <w:rFonts w:ascii="Times New Roman" w:hAnsi="Times New Roman" w:cs="Times New Roman"/>
        </w:rPr>
        <w:t xml:space="preserve"> technique </w:t>
      </w:r>
      <w:proofErr w:type="gramStart"/>
      <w:r w:rsidR="0079482B">
        <w:rPr>
          <w:rFonts w:ascii="Times New Roman" w:hAnsi="Times New Roman" w:cs="Times New Roman"/>
        </w:rPr>
        <w:t>was deemed</w:t>
      </w:r>
      <w:proofErr w:type="gramEnd"/>
      <w:r w:rsidR="0079482B">
        <w:rPr>
          <w:rFonts w:ascii="Times New Roman" w:hAnsi="Times New Roman" w:cs="Times New Roman"/>
        </w:rPr>
        <w:t xml:space="preserve"> to be </w:t>
      </w:r>
      <w:r w:rsidR="007B3657" w:rsidRPr="007B3657">
        <w:rPr>
          <w:rFonts w:ascii="Times New Roman" w:hAnsi="Times New Roman" w:cs="Times New Roman"/>
        </w:rPr>
        <w:t>of little use for our purposes</w:t>
      </w:r>
      <w:r w:rsidRPr="007B3657">
        <w:rPr>
          <w:rFonts w:ascii="Times New Roman" w:hAnsi="Times New Roman" w:cs="Times New Roman"/>
        </w:rPr>
        <w:t>.  A write up of those results is here</w:t>
      </w:r>
      <w:r w:rsidR="003D6E78">
        <w:rPr>
          <w:rFonts w:ascii="Times New Roman" w:hAnsi="Times New Roman" w:cs="Times New Roman"/>
        </w:rPr>
        <w:t xml:space="preserve"> (put in link)</w:t>
      </w:r>
      <w:r w:rsidRPr="007B3657">
        <w:rPr>
          <w:rFonts w:ascii="Times New Roman" w:hAnsi="Times New Roman" w:cs="Times New Roman"/>
        </w:rPr>
        <w:t>.</w:t>
      </w:r>
    </w:p>
    <w:p w14:paraId="118EDCA8" w14:textId="77777777" w:rsidR="00576BB4" w:rsidRPr="007B3657" w:rsidRDefault="00576BB4" w:rsidP="008A0835">
      <w:pPr>
        <w:spacing w:after="0" w:line="240" w:lineRule="auto"/>
        <w:rPr>
          <w:rFonts w:ascii="Times New Roman" w:hAnsi="Times New Roman" w:cs="Times New Roman"/>
        </w:rPr>
      </w:pPr>
    </w:p>
    <w:p w14:paraId="772416B7" w14:textId="090DF181" w:rsidR="00576BB4" w:rsidRDefault="00576BB4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ab/>
        <w:t xml:space="preserve">This write up covers </w:t>
      </w:r>
      <w:r w:rsidR="007B3657" w:rsidRPr="007B3657">
        <w:rPr>
          <w:rFonts w:ascii="Times New Roman" w:hAnsi="Times New Roman" w:cs="Times New Roman"/>
        </w:rPr>
        <w:t xml:space="preserve">a second methodology implemented by Yuan </w:t>
      </w:r>
      <w:del w:id="3" w:author="Yuan Liu" w:date="2022-03-30T17:15:00Z">
        <w:r w:rsidR="007B3657" w:rsidRPr="007B3657" w:rsidDel="00140C95">
          <w:rPr>
            <w:rFonts w:ascii="Times New Roman" w:hAnsi="Times New Roman" w:cs="Times New Roman"/>
          </w:rPr>
          <w:delText xml:space="preserve">Lui </w:delText>
        </w:r>
      </w:del>
      <w:ins w:id="4" w:author="Yuan Liu" w:date="2022-03-30T17:15:00Z">
        <w:r w:rsidR="00140C95">
          <w:rPr>
            <w:rFonts w:ascii="Times New Roman" w:hAnsi="Times New Roman" w:cs="Times New Roman"/>
          </w:rPr>
          <w:t>Liu</w:t>
        </w:r>
        <w:r w:rsidR="00140C95" w:rsidRPr="007B3657">
          <w:rPr>
            <w:rFonts w:ascii="Times New Roman" w:hAnsi="Times New Roman" w:cs="Times New Roman"/>
          </w:rPr>
          <w:t xml:space="preserve"> </w:t>
        </w:r>
      </w:ins>
      <w:r w:rsidR="007B3657" w:rsidRPr="007B3657">
        <w:rPr>
          <w:rFonts w:ascii="Times New Roman" w:hAnsi="Times New Roman" w:cs="Times New Roman"/>
        </w:rPr>
        <w:t>at the NEFSC Milford Laboratory.  There were two co</w:t>
      </w:r>
      <w:r w:rsidR="008A1E6D">
        <w:rPr>
          <w:rFonts w:ascii="Times New Roman" w:hAnsi="Times New Roman" w:cs="Times New Roman"/>
        </w:rPr>
        <w:t>mponents</w:t>
      </w:r>
      <w:r w:rsidR="007B3657" w:rsidRPr="007B3657">
        <w:rPr>
          <w:rFonts w:ascii="Times New Roman" w:hAnsi="Times New Roman" w:cs="Times New Roman"/>
        </w:rPr>
        <w:t xml:space="preserve"> to this work.  The first was a testing of the </w:t>
      </w:r>
      <w:proofErr w:type="spellStart"/>
      <w:proofErr w:type="gramStart"/>
      <w:ins w:id="5" w:author="Yuan Liu" w:date="2022-03-30T17:16:00Z">
        <w:r w:rsidR="00140C95">
          <w:rPr>
            <w:rFonts w:ascii="Times New Roman" w:hAnsi="Times New Roman" w:cs="Times New Roman"/>
          </w:rPr>
          <w:t>eDNA</w:t>
        </w:r>
        <w:proofErr w:type="spellEnd"/>
        <w:proofErr w:type="gramEnd"/>
        <w:r w:rsidR="00140C95">
          <w:rPr>
            <w:rFonts w:ascii="Times New Roman" w:hAnsi="Times New Roman" w:cs="Times New Roman"/>
          </w:rPr>
          <w:t xml:space="preserve"> </w:t>
        </w:r>
      </w:ins>
      <w:r w:rsidR="007B3657" w:rsidRPr="007B3657">
        <w:rPr>
          <w:rFonts w:ascii="Times New Roman" w:hAnsi="Times New Roman" w:cs="Times New Roman"/>
        </w:rPr>
        <w:t xml:space="preserve">technique with a very wide array of </w:t>
      </w:r>
      <w:ins w:id="6" w:author="Yuan Liu" w:date="2022-03-30T17:15:00Z">
        <w:r w:rsidR="00140C95">
          <w:rPr>
            <w:rFonts w:ascii="Times New Roman" w:hAnsi="Times New Roman" w:cs="Times New Roman"/>
          </w:rPr>
          <w:t xml:space="preserve">morphologically </w:t>
        </w:r>
      </w:ins>
      <w:r w:rsidR="007B3657" w:rsidRPr="007B3657">
        <w:rPr>
          <w:rFonts w:ascii="Times New Roman" w:hAnsi="Times New Roman" w:cs="Times New Roman"/>
        </w:rPr>
        <w:t>identified taxa (23 orders of fish, 48 families, ≈75 species, with 6-18 taxa per sample</w:t>
      </w:r>
      <w:r w:rsidR="007B3657">
        <w:rPr>
          <w:rFonts w:ascii="Times New Roman" w:hAnsi="Times New Roman" w:cs="Times New Roman"/>
        </w:rPr>
        <w:t xml:space="preserve">).  Those results </w:t>
      </w:r>
      <w:proofErr w:type="gramStart"/>
      <w:r w:rsidR="007B3657">
        <w:rPr>
          <w:rFonts w:ascii="Times New Roman" w:hAnsi="Times New Roman" w:cs="Times New Roman"/>
        </w:rPr>
        <w:t>are written up</w:t>
      </w:r>
      <w:proofErr w:type="gramEnd"/>
      <w:r w:rsidR="007B3657">
        <w:rPr>
          <w:rFonts w:ascii="Times New Roman" w:hAnsi="Times New Roman" w:cs="Times New Roman"/>
        </w:rPr>
        <w:t xml:space="preserve"> </w:t>
      </w:r>
      <w:r w:rsidR="008A1E6D">
        <w:rPr>
          <w:rFonts w:ascii="Times New Roman" w:hAnsi="Times New Roman" w:cs="Times New Roman"/>
        </w:rPr>
        <w:t xml:space="preserve">in detail here ().  </w:t>
      </w:r>
      <w:proofErr w:type="gramStart"/>
      <w:r w:rsidR="008A1E6D">
        <w:rPr>
          <w:rFonts w:ascii="Times New Roman" w:hAnsi="Times New Roman" w:cs="Times New Roman"/>
        </w:rPr>
        <w:t>Overall</w:t>
      </w:r>
      <w:proofErr w:type="gramEnd"/>
      <w:r w:rsidR="008A1E6D">
        <w:rPr>
          <w:rFonts w:ascii="Times New Roman" w:hAnsi="Times New Roman" w:cs="Times New Roman"/>
        </w:rPr>
        <w:t xml:space="preserve"> that</w:t>
      </w:r>
      <w:r w:rsidR="007B3657">
        <w:rPr>
          <w:rFonts w:ascii="Times New Roman" w:hAnsi="Times New Roman" w:cs="Times New Roman"/>
        </w:rPr>
        <w:t xml:space="preserve"> test of the approach was highly successful</w:t>
      </w:r>
      <w:r w:rsidR="008A1E6D">
        <w:rPr>
          <w:rFonts w:ascii="Times New Roman" w:hAnsi="Times New Roman" w:cs="Times New Roman"/>
        </w:rPr>
        <w:t>,</w:t>
      </w:r>
      <w:r w:rsidR="007B3657">
        <w:rPr>
          <w:rFonts w:ascii="Times New Roman" w:hAnsi="Times New Roman" w:cs="Times New Roman"/>
        </w:rPr>
        <w:t xml:space="preserve"> with very minimal occurrence</w:t>
      </w:r>
      <w:r w:rsidR="0050277C">
        <w:rPr>
          <w:rFonts w:ascii="Times New Roman" w:hAnsi="Times New Roman" w:cs="Times New Roman"/>
        </w:rPr>
        <w:t>s</w:t>
      </w:r>
      <w:r w:rsidR="007B3657">
        <w:rPr>
          <w:rFonts w:ascii="Times New Roman" w:hAnsi="Times New Roman" w:cs="Times New Roman"/>
        </w:rPr>
        <w:t xml:space="preserve"> of false negati</w:t>
      </w:r>
      <w:r w:rsidR="0050277C">
        <w:rPr>
          <w:rFonts w:ascii="Times New Roman" w:hAnsi="Times New Roman" w:cs="Times New Roman"/>
        </w:rPr>
        <w:t>ves or false positives</w:t>
      </w:r>
      <w:r w:rsidR="007B3657">
        <w:rPr>
          <w:rFonts w:ascii="Times New Roman" w:hAnsi="Times New Roman" w:cs="Times New Roman"/>
        </w:rPr>
        <w:t xml:space="preserve">.  This </w:t>
      </w:r>
      <w:proofErr w:type="gramStart"/>
      <w:r w:rsidR="007B3657">
        <w:rPr>
          <w:rFonts w:ascii="Times New Roman" w:hAnsi="Times New Roman" w:cs="Times New Roman"/>
        </w:rPr>
        <w:t>was achieved</w:t>
      </w:r>
      <w:proofErr w:type="gramEnd"/>
      <w:r w:rsidR="007B3657">
        <w:rPr>
          <w:rFonts w:ascii="Times New Roman" w:hAnsi="Times New Roman" w:cs="Times New Roman"/>
        </w:rPr>
        <w:t xml:space="preserve"> by using more generalized primer sets than were previously trialed.  </w:t>
      </w:r>
      <w:r w:rsidR="00E9696E">
        <w:rPr>
          <w:rFonts w:ascii="Times New Roman" w:hAnsi="Times New Roman" w:cs="Times New Roman"/>
        </w:rPr>
        <w:t>One</w:t>
      </w:r>
      <w:r w:rsidR="007B3657">
        <w:rPr>
          <w:rFonts w:ascii="Times New Roman" w:hAnsi="Times New Roman" w:cs="Times New Roman"/>
        </w:rPr>
        <w:t xml:space="preserve"> tradeoff </w:t>
      </w:r>
      <w:r w:rsidR="008A1E6D">
        <w:rPr>
          <w:rFonts w:ascii="Times New Roman" w:hAnsi="Times New Roman" w:cs="Times New Roman"/>
        </w:rPr>
        <w:t>in this primer set</w:t>
      </w:r>
      <w:r w:rsidR="007B3657">
        <w:rPr>
          <w:rFonts w:ascii="Times New Roman" w:hAnsi="Times New Roman" w:cs="Times New Roman"/>
        </w:rPr>
        <w:t xml:space="preserve"> was that </w:t>
      </w:r>
      <w:del w:id="7" w:author="Yuan Liu" w:date="2022-03-30T17:17:00Z">
        <w:r w:rsidR="007B3657" w:rsidDel="00140C95">
          <w:rPr>
            <w:rFonts w:ascii="Times New Roman" w:hAnsi="Times New Roman" w:cs="Times New Roman"/>
          </w:rPr>
          <w:delText xml:space="preserve">the </w:delText>
        </w:r>
      </w:del>
      <w:ins w:id="8" w:author="Yuan Liu" w:date="2022-03-30T17:18:00Z">
        <w:r w:rsidR="00140C95">
          <w:rPr>
            <w:rFonts w:ascii="Times New Roman" w:hAnsi="Times New Roman" w:cs="Times New Roman"/>
          </w:rPr>
          <w:t xml:space="preserve">species level identification </w:t>
        </w:r>
      </w:ins>
      <w:r w:rsidR="00E9696E">
        <w:rPr>
          <w:rFonts w:ascii="Times New Roman" w:hAnsi="Times New Roman" w:cs="Times New Roman"/>
        </w:rPr>
        <w:t xml:space="preserve">for </w:t>
      </w:r>
      <w:r w:rsidR="007B3657">
        <w:rPr>
          <w:rFonts w:ascii="Times New Roman" w:hAnsi="Times New Roman" w:cs="Times New Roman"/>
        </w:rPr>
        <w:t xml:space="preserve">some </w:t>
      </w:r>
      <w:r w:rsidR="00E9696E">
        <w:rPr>
          <w:rFonts w:ascii="Times New Roman" w:hAnsi="Times New Roman" w:cs="Times New Roman"/>
        </w:rPr>
        <w:t xml:space="preserve">taxa </w:t>
      </w:r>
      <w:del w:id="9" w:author="Yuan Liu" w:date="2022-03-30T17:18:00Z">
        <w:r w:rsidR="007B3657" w:rsidDel="00140C95">
          <w:rPr>
            <w:rFonts w:ascii="Times New Roman" w:hAnsi="Times New Roman" w:cs="Times New Roman"/>
          </w:rPr>
          <w:delText xml:space="preserve">species level </w:delText>
        </w:r>
        <w:r w:rsidR="00E9696E" w:rsidDel="00140C95">
          <w:rPr>
            <w:rFonts w:ascii="Times New Roman" w:hAnsi="Times New Roman" w:cs="Times New Roman"/>
          </w:rPr>
          <w:delText xml:space="preserve">identification </w:delText>
        </w:r>
        <w:r w:rsidR="007B3657" w:rsidDel="00140C95">
          <w:rPr>
            <w:rFonts w:ascii="Times New Roman" w:hAnsi="Times New Roman" w:cs="Times New Roman"/>
          </w:rPr>
          <w:delText xml:space="preserve">resolution </w:delText>
        </w:r>
      </w:del>
      <w:r w:rsidR="007B3657">
        <w:rPr>
          <w:rFonts w:ascii="Times New Roman" w:hAnsi="Times New Roman" w:cs="Times New Roman"/>
        </w:rPr>
        <w:t xml:space="preserve">was </w:t>
      </w:r>
      <w:del w:id="10" w:author="Yuan Liu" w:date="2022-03-30T17:19:00Z">
        <w:r w:rsidR="007B3657" w:rsidDel="00140C95">
          <w:rPr>
            <w:rFonts w:ascii="Times New Roman" w:hAnsi="Times New Roman" w:cs="Times New Roman"/>
          </w:rPr>
          <w:delText>lost</w:delText>
        </w:r>
      </w:del>
      <w:ins w:id="11" w:author="Yuan Liu" w:date="2022-03-30T17:19:00Z">
        <w:r w:rsidR="00140C95">
          <w:rPr>
            <w:rFonts w:ascii="Times New Roman" w:hAnsi="Times New Roman" w:cs="Times New Roman"/>
          </w:rPr>
          <w:t xml:space="preserve">not </w:t>
        </w:r>
        <w:r w:rsidR="00140C95">
          <w:rPr>
            <w:rFonts w:ascii="Times New Roman" w:hAnsi="Times New Roman" w:cs="Times New Roman"/>
          </w:rPr>
          <w:lastRenderedPageBreak/>
          <w:t>possible</w:t>
        </w:r>
      </w:ins>
      <w:r w:rsidR="00E9696E">
        <w:rPr>
          <w:rFonts w:ascii="Times New Roman" w:hAnsi="Times New Roman" w:cs="Times New Roman"/>
        </w:rPr>
        <w:t>.  A second tradeoff was some less common taxa were not in the voucher sequence database for this gene region</w:t>
      </w:r>
      <w:r w:rsidR="007B3657">
        <w:rPr>
          <w:rFonts w:ascii="Times New Roman" w:hAnsi="Times New Roman" w:cs="Times New Roman"/>
        </w:rPr>
        <w:t>.</w:t>
      </w:r>
      <w:r w:rsidR="00E9696E">
        <w:rPr>
          <w:rFonts w:ascii="Times New Roman" w:hAnsi="Times New Roman" w:cs="Times New Roman"/>
        </w:rPr>
        <w:t xml:space="preserve">  This lack of vouchered material was particularly evident for more tropical or </w:t>
      </w:r>
      <w:proofErr w:type="spellStart"/>
      <w:r w:rsidR="00E9696E">
        <w:rPr>
          <w:rFonts w:ascii="Times New Roman" w:hAnsi="Times New Roman" w:cs="Times New Roman"/>
        </w:rPr>
        <w:t>deepwater</w:t>
      </w:r>
      <w:proofErr w:type="spellEnd"/>
      <w:r w:rsidR="00E9696E">
        <w:rPr>
          <w:rFonts w:ascii="Times New Roman" w:hAnsi="Times New Roman" w:cs="Times New Roman"/>
        </w:rPr>
        <w:t xml:space="preserve"> species</w:t>
      </w:r>
      <w:r w:rsidR="008A1E6D">
        <w:rPr>
          <w:rFonts w:ascii="Times New Roman" w:hAnsi="Times New Roman" w:cs="Times New Roman"/>
        </w:rPr>
        <w:t>.  The lack of vouchere</w:t>
      </w:r>
      <w:r w:rsidR="003D6E78">
        <w:rPr>
          <w:rFonts w:ascii="Times New Roman" w:hAnsi="Times New Roman" w:cs="Times New Roman"/>
        </w:rPr>
        <w:t>d</w:t>
      </w:r>
      <w:r w:rsidR="008A1E6D">
        <w:rPr>
          <w:rFonts w:ascii="Times New Roman" w:hAnsi="Times New Roman" w:cs="Times New Roman"/>
        </w:rPr>
        <w:t xml:space="preserve"> material </w:t>
      </w:r>
      <w:r w:rsidR="00E9696E">
        <w:rPr>
          <w:rFonts w:ascii="Times New Roman" w:hAnsi="Times New Roman" w:cs="Times New Roman"/>
        </w:rPr>
        <w:t>was less of an issue for NE. U.S. continental shelf species</w:t>
      </w:r>
      <w:r w:rsidR="003D6E78">
        <w:rPr>
          <w:rFonts w:ascii="Times New Roman" w:hAnsi="Times New Roman" w:cs="Times New Roman"/>
        </w:rPr>
        <w:t xml:space="preserve">.  Additionally, </w:t>
      </w:r>
      <w:r w:rsidR="008A1E6D">
        <w:rPr>
          <w:rFonts w:ascii="Times New Roman" w:hAnsi="Times New Roman" w:cs="Times New Roman"/>
        </w:rPr>
        <w:t xml:space="preserve">nearly all if not all </w:t>
      </w:r>
      <w:r w:rsidR="003D6E78">
        <w:rPr>
          <w:rFonts w:ascii="Times New Roman" w:hAnsi="Times New Roman" w:cs="Times New Roman"/>
        </w:rPr>
        <w:t xml:space="preserve">of the </w:t>
      </w:r>
      <w:r w:rsidR="008A1E6D">
        <w:rPr>
          <w:rFonts w:ascii="Times New Roman" w:hAnsi="Times New Roman" w:cs="Times New Roman"/>
        </w:rPr>
        <w:t>commercially important species in the NE US</w:t>
      </w:r>
      <w:r w:rsidR="003D6E78">
        <w:rPr>
          <w:rFonts w:ascii="Times New Roman" w:hAnsi="Times New Roman" w:cs="Times New Roman"/>
        </w:rPr>
        <w:t xml:space="preserve"> are</w:t>
      </w:r>
      <w:r w:rsidR="008A1E6D">
        <w:rPr>
          <w:rFonts w:ascii="Times New Roman" w:hAnsi="Times New Roman" w:cs="Times New Roman"/>
        </w:rPr>
        <w:t xml:space="preserve"> in the database</w:t>
      </w:r>
    </w:p>
    <w:p w14:paraId="3C34C713" w14:textId="777C4C86" w:rsidR="007B3657" w:rsidRDefault="007B3657" w:rsidP="008A083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690A20B" w14:textId="370828B5" w:rsidR="007B3657" w:rsidRDefault="0050277C" w:rsidP="008A083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This </w:t>
      </w:r>
      <w:proofErr w:type="spellStart"/>
      <w:r>
        <w:rPr>
          <w:rFonts w:ascii="Times New Roman" w:hAnsi="Times New Roman" w:cs="Times New Roman"/>
        </w:rPr>
        <w:t>writeup</w:t>
      </w:r>
      <w:proofErr w:type="spellEnd"/>
      <w:r>
        <w:rPr>
          <w:rFonts w:ascii="Times New Roman" w:hAnsi="Times New Roman" w:cs="Times New Roman"/>
        </w:rPr>
        <w:t xml:space="preserve"> is for the</w:t>
      </w:r>
      <w:r w:rsidR="007B3657">
        <w:rPr>
          <w:rFonts w:ascii="Times New Roman" w:hAnsi="Times New Roman" w:cs="Times New Roman"/>
        </w:rPr>
        <w:t xml:space="preserve"> second component of this </w:t>
      </w:r>
      <w:del w:id="12" w:author="Yuan Liu" w:date="2022-03-30T17:20:00Z">
        <w:r w:rsidR="007B3657" w:rsidDel="00140C95">
          <w:rPr>
            <w:rFonts w:ascii="Times New Roman" w:hAnsi="Times New Roman" w:cs="Times New Roman"/>
          </w:rPr>
          <w:delText xml:space="preserve">work </w:delText>
        </w:r>
        <w:r w:rsidDel="00140C95">
          <w:rPr>
            <w:rFonts w:ascii="Times New Roman" w:hAnsi="Times New Roman" w:cs="Times New Roman"/>
          </w:rPr>
          <w:delText>which</w:delText>
        </w:r>
      </w:del>
      <w:ins w:id="13" w:author="Yuan Liu" w:date="2022-03-30T17:20:00Z">
        <w:r w:rsidR="00140C95">
          <w:rPr>
            <w:rFonts w:ascii="Times New Roman" w:hAnsi="Times New Roman" w:cs="Times New Roman"/>
          </w:rPr>
          <w:t>work, which</w:t>
        </w:r>
      </w:ins>
      <w:r>
        <w:rPr>
          <w:rFonts w:ascii="Times New Roman" w:hAnsi="Times New Roman" w:cs="Times New Roman"/>
        </w:rPr>
        <w:t xml:space="preserve"> </w:t>
      </w:r>
      <w:r w:rsidR="007B3657">
        <w:rPr>
          <w:rFonts w:ascii="Times New Roman" w:hAnsi="Times New Roman" w:cs="Times New Roman"/>
        </w:rPr>
        <w:t>involved working with seal diet samples.  The makeup of these samples is as follows:</w:t>
      </w:r>
    </w:p>
    <w:p w14:paraId="3D8E5770" w14:textId="16D8FE38" w:rsidR="007B3657" w:rsidRDefault="007B3657" w:rsidP="007B365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24 total samples</w:t>
      </w:r>
    </w:p>
    <w:p w14:paraId="1D9D66BD" w14:textId="72FAA7C0" w:rsidR="007B3657" w:rsidRDefault="007B3657" w:rsidP="007B365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 </w:t>
      </w:r>
      <w:r w:rsidR="00E9696E">
        <w:rPr>
          <w:rFonts w:ascii="Times New Roman" w:hAnsi="Times New Roman" w:cs="Times New Roman"/>
        </w:rPr>
        <w:t xml:space="preserve">fecal </w:t>
      </w:r>
      <w:r>
        <w:rPr>
          <w:rFonts w:ascii="Times New Roman" w:hAnsi="Times New Roman" w:cs="Times New Roman"/>
        </w:rPr>
        <w:t>samples from captive harbor seals only fed Atlantic herring</w:t>
      </w:r>
    </w:p>
    <w:p w14:paraId="2B339C34" w14:textId="4FA79EDA" w:rsidR="007B3657" w:rsidRDefault="007B3657" w:rsidP="007B365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 </w:t>
      </w:r>
      <w:r w:rsidR="00E9696E">
        <w:rPr>
          <w:rFonts w:ascii="Times New Roman" w:hAnsi="Times New Roman" w:cs="Times New Roman"/>
        </w:rPr>
        <w:t xml:space="preserve">tissue </w:t>
      </w:r>
      <w:r>
        <w:rPr>
          <w:rFonts w:ascii="Times New Roman" w:hAnsi="Times New Roman" w:cs="Times New Roman"/>
        </w:rPr>
        <w:t xml:space="preserve">samples </w:t>
      </w:r>
      <w:r w:rsidR="00E9696E">
        <w:rPr>
          <w:rFonts w:ascii="Times New Roman" w:hAnsi="Times New Roman" w:cs="Times New Roman"/>
        </w:rPr>
        <w:t xml:space="preserve">from </w:t>
      </w:r>
      <w:r>
        <w:rPr>
          <w:rFonts w:ascii="Times New Roman" w:hAnsi="Times New Roman" w:cs="Times New Roman"/>
        </w:rPr>
        <w:t xml:space="preserve"> stomach contents</w:t>
      </w:r>
    </w:p>
    <w:p w14:paraId="3B0CBB0D" w14:textId="2701C94E" w:rsidR="007B3657" w:rsidRDefault="007B3657" w:rsidP="007B365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 </w:t>
      </w:r>
      <w:r w:rsidR="00E9696E">
        <w:rPr>
          <w:rFonts w:ascii="Times New Roman" w:hAnsi="Times New Roman" w:cs="Times New Roman"/>
        </w:rPr>
        <w:t xml:space="preserve">fecal </w:t>
      </w:r>
      <w:r>
        <w:rPr>
          <w:rFonts w:ascii="Times New Roman" w:hAnsi="Times New Roman" w:cs="Times New Roman"/>
        </w:rPr>
        <w:t>samples from wild grey seals collected at the Head of the Meadow</w:t>
      </w:r>
    </w:p>
    <w:p w14:paraId="6D9A9C2E" w14:textId="34D28564" w:rsidR="007B3657" w:rsidRDefault="007B3657" w:rsidP="007B365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 </w:t>
      </w:r>
      <w:r w:rsidR="00E9696E">
        <w:rPr>
          <w:rFonts w:ascii="Times New Roman" w:hAnsi="Times New Roman" w:cs="Times New Roman"/>
        </w:rPr>
        <w:t xml:space="preserve">fecal </w:t>
      </w:r>
      <w:r>
        <w:rPr>
          <w:rFonts w:ascii="Times New Roman" w:hAnsi="Times New Roman" w:cs="Times New Roman"/>
        </w:rPr>
        <w:t>samples from bycaught Harbor Seals</w:t>
      </w:r>
    </w:p>
    <w:p w14:paraId="3F4BAB42" w14:textId="7BC611D5" w:rsidR="007B3657" w:rsidRDefault="007B3657" w:rsidP="007B365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10 </w:t>
      </w:r>
      <w:r w:rsidR="00E9696E">
        <w:rPr>
          <w:rFonts w:ascii="Times New Roman" w:hAnsi="Times New Roman" w:cs="Times New Roman"/>
        </w:rPr>
        <w:t xml:space="preserve">fecal </w:t>
      </w:r>
      <w:r>
        <w:rPr>
          <w:rFonts w:ascii="Times New Roman" w:hAnsi="Times New Roman" w:cs="Times New Roman"/>
        </w:rPr>
        <w:t>samples from bycaught Grey Seals</w:t>
      </w:r>
    </w:p>
    <w:p w14:paraId="2C9DD3FF" w14:textId="77777777" w:rsidR="007B3657" w:rsidRPr="007B3657" w:rsidRDefault="007B3657" w:rsidP="00E9696E">
      <w:pPr>
        <w:pStyle w:val="ListParagraph"/>
        <w:spacing w:after="0" w:line="240" w:lineRule="auto"/>
        <w:ind w:left="2160"/>
        <w:rPr>
          <w:rFonts w:ascii="Times New Roman" w:hAnsi="Times New Roman" w:cs="Times New Roman"/>
        </w:rPr>
      </w:pPr>
    </w:p>
    <w:p w14:paraId="60170C54" w14:textId="0BF06C1B" w:rsidR="00E9696E" w:rsidRPr="007B3657" w:rsidRDefault="00E9696E" w:rsidP="00E9696E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Methodology</w:t>
      </w:r>
      <w:r w:rsidRPr="007B3657">
        <w:rPr>
          <w:rFonts w:ascii="Times New Roman" w:hAnsi="Times New Roman" w:cs="Times New Roman"/>
          <w:b/>
        </w:rPr>
        <w:t>:</w:t>
      </w:r>
    </w:p>
    <w:p w14:paraId="0999B86E" w14:textId="39E4C19C" w:rsidR="00A026DB" w:rsidRDefault="008A1E6D" w:rsidP="00E9696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Mitochondrial</w:t>
      </w:r>
      <w:r w:rsidR="00E9696E">
        <w:rPr>
          <w:rFonts w:ascii="Times New Roman" w:hAnsi="Times New Roman" w:cs="Times New Roman"/>
        </w:rPr>
        <w:t xml:space="preserve"> 12 S Gene, about 130-140 base pairs</w:t>
      </w:r>
    </w:p>
    <w:p w14:paraId="07F96E4A" w14:textId="0580BE62" w:rsidR="00E9696E" w:rsidRDefault="00F90B45" w:rsidP="00E9696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1-5 replicates per sample.  Replication </w:t>
      </w:r>
      <w:proofErr w:type="gramStart"/>
      <w:r w:rsidR="0050277C">
        <w:rPr>
          <w:rFonts w:ascii="Times New Roman" w:hAnsi="Times New Roman" w:cs="Times New Roman"/>
        </w:rPr>
        <w:t xml:space="preserve">was </w:t>
      </w:r>
      <w:r>
        <w:rPr>
          <w:rFonts w:ascii="Times New Roman" w:hAnsi="Times New Roman" w:cs="Times New Roman"/>
        </w:rPr>
        <w:t>done</w:t>
      </w:r>
      <w:proofErr w:type="gramEnd"/>
      <w:r>
        <w:rPr>
          <w:rFonts w:ascii="Times New Roman" w:hAnsi="Times New Roman" w:cs="Times New Roman"/>
        </w:rPr>
        <w:t xml:space="preserve"> to evaluate extraction kits and consistency of the results</w:t>
      </w:r>
      <w:r w:rsidR="00AD4A1C">
        <w:rPr>
          <w:rFonts w:ascii="Times New Roman" w:hAnsi="Times New Roman" w:cs="Times New Roman"/>
        </w:rPr>
        <w:t>.</w:t>
      </w:r>
    </w:p>
    <w:p w14:paraId="37147032" w14:textId="77777777" w:rsidR="00AD4A1C" w:rsidRPr="00E9696E" w:rsidRDefault="00AD4A1C" w:rsidP="008A1E6D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5EE889A0" w14:textId="77777777" w:rsidR="00E9696E" w:rsidRPr="007B3657" w:rsidRDefault="00E9696E" w:rsidP="008A0835">
      <w:pPr>
        <w:spacing w:after="0" w:line="240" w:lineRule="auto"/>
        <w:rPr>
          <w:rFonts w:ascii="Times New Roman" w:hAnsi="Times New Roman" w:cs="Times New Roman"/>
        </w:rPr>
      </w:pPr>
    </w:p>
    <w:p w14:paraId="69451239" w14:textId="062917A8" w:rsidR="00A026DB" w:rsidRPr="007B3657" w:rsidRDefault="00AD4A1C" w:rsidP="008A0835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Results from </w:t>
      </w:r>
      <w:r w:rsidR="00A026DB" w:rsidRPr="007B3657">
        <w:rPr>
          <w:rFonts w:ascii="Times New Roman" w:hAnsi="Times New Roman" w:cs="Times New Roman"/>
          <w:b/>
        </w:rPr>
        <w:t>Captive animal:</w:t>
      </w:r>
    </w:p>
    <w:p w14:paraId="19D912BD" w14:textId="14ABFB7C" w:rsidR="00FE4504" w:rsidRPr="007B3657" w:rsidRDefault="008A1E6D" w:rsidP="008A083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A026DB" w:rsidRPr="007B3657">
        <w:rPr>
          <w:rFonts w:ascii="Times New Roman" w:hAnsi="Times New Roman" w:cs="Times New Roman"/>
        </w:rPr>
        <w:t xml:space="preserve">wo fecal samples </w:t>
      </w:r>
      <w:r>
        <w:rPr>
          <w:rFonts w:ascii="Times New Roman" w:hAnsi="Times New Roman" w:cs="Times New Roman"/>
        </w:rPr>
        <w:t xml:space="preserve">were processed </w:t>
      </w:r>
      <w:r w:rsidR="00A026DB" w:rsidRPr="007B3657">
        <w:rPr>
          <w:rFonts w:ascii="Times New Roman" w:hAnsi="Times New Roman" w:cs="Times New Roman"/>
        </w:rPr>
        <w:t xml:space="preserve">from </w:t>
      </w:r>
      <w:r w:rsidR="00AD4A1C">
        <w:rPr>
          <w:rFonts w:ascii="Times New Roman" w:hAnsi="Times New Roman" w:cs="Times New Roman"/>
        </w:rPr>
        <w:t>a</w:t>
      </w:r>
      <w:r w:rsidR="00A026DB" w:rsidRPr="007B3657">
        <w:rPr>
          <w:rFonts w:ascii="Times New Roman" w:hAnsi="Times New Roman" w:cs="Times New Roman"/>
        </w:rPr>
        <w:t xml:space="preserve"> captive</w:t>
      </w:r>
      <w:r w:rsidR="00576BB4" w:rsidRPr="007B3657">
        <w:rPr>
          <w:rFonts w:ascii="Times New Roman" w:hAnsi="Times New Roman" w:cs="Times New Roman"/>
        </w:rPr>
        <w:t xml:space="preserve"> harbor seal</w:t>
      </w:r>
      <w:r w:rsidR="00A026DB" w:rsidRPr="007B3657">
        <w:rPr>
          <w:rFonts w:ascii="Times New Roman" w:hAnsi="Times New Roman" w:cs="Times New Roman"/>
        </w:rPr>
        <w:t xml:space="preserve"> </w:t>
      </w:r>
      <w:r w:rsidR="00AD4A1C">
        <w:rPr>
          <w:rFonts w:ascii="Times New Roman" w:hAnsi="Times New Roman" w:cs="Times New Roman"/>
        </w:rPr>
        <w:t xml:space="preserve">that was </w:t>
      </w:r>
      <w:r w:rsidR="00A026DB" w:rsidRPr="007B3657">
        <w:rPr>
          <w:rFonts w:ascii="Times New Roman" w:hAnsi="Times New Roman" w:cs="Times New Roman"/>
        </w:rPr>
        <w:t>only fed Atlantic herring</w:t>
      </w:r>
      <w:r>
        <w:rPr>
          <w:rFonts w:ascii="Times New Roman" w:hAnsi="Times New Roman" w:cs="Times New Roman"/>
        </w:rPr>
        <w:t xml:space="preserve"> (one sample was from a known individual, the second was not assigned to a specific individual)</w:t>
      </w:r>
      <w:r w:rsidR="00A026DB" w:rsidRPr="007B3657">
        <w:rPr>
          <w:rFonts w:ascii="Times New Roman" w:hAnsi="Times New Roman" w:cs="Times New Roman"/>
        </w:rPr>
        <w:t xml:space="preserve">.  For each of these samples four replicates </w:t>
      </w:r>
      <w:proofErr w:type="gramStart"/>
      <w:r w:rsidR="00CF2F83" w:rsidRPr="007B3657">
        <w:rPr>
          <w:rFonts w:ascii="Times New Roman" w:hAnsi="Times New Roman" w:cs="Times New Roman"/>
        </w:rPr>
        <w:t>were run</w:t>
      </w:r>
      <w:proofErr w:type="gramEnd"/>
      <w:r w:rsidR="00CF2F83" w:rsidRPr="007B3657">
        <w:rPr>
          <w:rFonts w:ascii="Times New Roman" w:hAnsi="Times New Roman" w:cs="Times New Roman"/>
        </w:rPr>
        <w:t>.  For the first sample, averag</w:t>
      </w:r>
      <w:r w:rsidR="00AD4A1C">
        <w:rPr>
          <w:rFonts w:ascii="Times New Roman" w:hAnsi="Times New Roman" w:cs="Times New Roman"/>
        </w:rPr>
        <w:t xml:space="preserve">ed across the four replicates, </w:t>
      </w:r>
      <w:r w:rsidR="00CF2F83" w:rsidRPr="007B3657">
        <w:rPr>
          <w:rFonts w:ascii="Times New Roman" w:hAnsi="Times New Roman" w:cs="Times New Roman"/>
        </w:rPr>
        <w:t xml:space="preserve">99.56% of the sequences corresponded to Atlantic herring, 0.4% of sequences to Atlantic menhaden (in 1 of 4 replicates), and 0.04% to silver hake (in 1 of 4 replicates).  For the second sample 99.8% of the sequences were Atlantic herring and 0.1% were Atlantic cod and silver hake respectively (in </w:t>
      </w:r>
      <w:proofErr w:type="gramStart"/>
      <w:r w:rsidR="00CF2F83" w:rsidRPr="007B3657">
        <w:rPr>
          <w:rFonts w:ascii="Times New Roman" w:hAnsi="Times New Roman" w:cs="Times New Roman"/>
        </w:rPr>
        <w:t>1</w:t>
      </w:r>
      <w:proofErr w:type="gramEnd"/>
      <w:r w:rsidR="00CF2F83" w:rsidRPr="007B3657">
        <w:rPr>
          <w:rFonts w:ascii="Times New Roman" w:hAnsi="Times New Roman" w:cs="Times New Roman"/>
        </w:rPr>
        <w:t xml:space="preserve"> of 4 replicates).  </w:t>
      </w:r>
      <w:r w:rsidR="00FE4504" w:rsidRPr="007B3657">
        <w:rPr>
          <w:rFonts w:ascii="Times New Roman" w:hAnsi="Times New Roman" w:cs="Times New Roman"/>
        </w:rPr>
        <w:t xml:space="preserve">The total number of sequences for sample 1 in the 4 replicates were </w:t>
      </w:r>
      <w:r w:rsidR="00102171" w:rsidRPr="007B3657">
        <w:rPr>
          <w:rFonts w:ascii="Times New Roman" w:hAnsi="Times New Roman" w:cs="Times New Roman"/>
        </w:rPr>
        <w:t xml:space="preserve">2208, 1999, 2597, </w:t>
      </w:r>
      <w:proofErr w:type="gramStart"/>
      <w:r w:rsidR="00102171" w:rsidRPr="007B3657">
        <w:rPr>
          <w:rFonts w:ascii="Times New Roman" w:hAnsi="Times New Roman" w:cs="Times New Roman"/>
        </w:rPr>
        <w:t>8390</w:t>
      </w:r>
      <w:proofErr w:type="gramEnd"/>
      <w:r w:rsidR="00102171" w:rsidRPr="007B3657">
        <w:rPr>
          <w:rFonts w:ascii="Times New Roman" w:hAnsi="Times New Roman" w:cs="Times New Roman"/>
        </w:rPr>
        <w:t>.  For sample 2 the numbers were 3084, 7550, 9752 and 10160.</w:t>
      </w:r>
    </w:p>
    <w:p w14:paraId="37B0A411" w14:textId="094E930F" w:rsidR="00A026DB" w:rsidRPr="007B3657" w:rsidRDefault="00CF2F83" w:rsidP="00FE4504">
      <w:pPr>
        <w:spacing w:after="0" w:line="240" w:lineRule="auto"/>
        <w:ind w:firstLine="720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Of note, these samples </w:t>
      </w:r>
      <w:proofErr w:type="gramStart"/>
      <w:r w:rsidRPr="007B3657">
        <w:rPr>
          <w:rFonts w:ascii="Times New Roman" w:hAnsi="Times New Roman" w:cs="Times New Roman"/>
        </w:rPr>
        <w:t>were previously run at the University of Guelph and yielded no sequence data</w:t>
      </w:r>
      <w:proofErr w:type="gramEnd"/>
      <w:r w:rsidRPr="007B3657">
        <w:rPr>
          <w:rFonts w:ascii="Times New Roman" w:hAnsi="Times New Roman" w:cs="Times New Roman"/>
        </w:rPr>
        <w:t xml:space="preserve">.  At the time the reason for this was uncertain, </w:t>
      </w:r>
      <w:r w:rsidR="00576BB4" w:rsidRPr="007B3657">
        <w:rPr>
          <w:rFonts w:ascii="Times New Roman" w:hAnsi="Times New Roman" w:cs="Times New Roman"/>
        </w:rPr>
        <w:t>but</w:t>
      </w:r>
      <w:r w:rsidR="00FE4504" w:rsidRPr="007B3657">
        <w:rPr>
          <w:rFonts w:ascii="Times New Roman" w:hAnsi="Times New Roman" w:cs="Times New Roman"/>
        </w:rPr>
        <w:t xml:space="preserve"> we speculated that the cause may have been </w:t>
      </w:r>
      <w:commentRangeStart w:id="14"/>
      <w:r w:rsidR="00FE4504" w:rsidRPr="007B3657">
        <w:rPr>
          <w:rFonts w:ascii="Times New Roman" w:hAnsi="Times New Roman" w:cs="Times New Roman"/>
        </w:rPr>
        <w:t xml:space="preserve">mismatched primers </w:t>
      </w:r>
      <w:commentRangeEnd w:id="14"/>
      <w:r w:rsidR="00082893">
        <w:rPr>
          <w:rStyle w:val="CommentReference"/>
        </w:rPr>
        <w:commentReference w:id="14"/>
      </w:r>
      <w:r w:rsidR="00FE4504" w:rsidRPr="007B3657">
        <w:rPr>
          <w:rFonts w:ascii="Times New Roman" w:hAnsi="Times New Roman" w:cs="Times New Roman"/>
        </w:rPr>
        <w:t xml:space="preserve">or a </w:t>
      </w:r>
      <w:commentRangeStart w:id="15"/>
      <w:r w:rsidR="00FE4504" w:rsidRPr="007B3657">
        <w:rPr>
          <w:rFonts w:ascii="Times New Roman" w:hAnsi="Times New Roman" w:cs="Times New Roman"/>
        </w:rPr>
        <w:t xml:space="preserve">cleaning product </w:t>
      </w:r>
      <w:commentRangeEnd w:id="15"/>
      <w:r w:rsidR="000B28BD">
        <w:rPr>
          <w:rStyle w:val="CommentReference"/>
        </w:rPr>
        <w:commentReference w:id="15"/>
      </w:r>
      <w:r w:rsidR="00FE4504" w:rsidRPr="007B3657">
        <w:rPr>
          <w:rFonts w:ascii="Times New Roman" w:hAnsi="Times New Roman" w:cs="Times New Roman"/>
        </w:rPr>
        <w:t xml:space="preserve">(e.g. bleach) used at the facility.  With the success of this run, mismatched primers seem like </w:t>
      </w:r>
      <w:r w:rsidR="00576BB4" w:rsidRPr="007B3657">
        <w:rPr>
          <w:rFonts w:ascii="Times New Roman" w:hAnsi="Times New Roman" w:cs="Times New Roman"/>
        </w:rPr>
        <w:t>the most likely cause</w:t>
      </w:r>
      <w:r w:rsidR="00FE4504" w:rsidRPr="007B3657">
        <w:rPr>
          <w:rFonts w:ascii="Times New Roman" w:hAnsi="Times New Roman" w:cs="Times New Roman"/>
        </w:rPr>
        <w:t>.</w:t>
      </w:r>
    </w:p>
    <w:p w14:paraId="0E92FDFD" w14:textId="77777777" w:rsidR="00CF2F83" w:rsidRPr="007B3657" w:rsidRDefault="00CF2F83" w:rsidP="008A0835">
      <w:pPr>
        <w:spacing w:after="0" w:line="240" w:lineRule="auto"/>
        <w:rPr>
          <w:rFonts w:ascii="Times New Roman" w:hAnsi="Times New Roman" w:cs="Times New Roman"/>
        </w:rPr>
      </w:pPr>
    </w:p>
    <w:p w14:paraId="38269646" w14:textId="77777777" w:rsidR="00102171" w:rsidRPr="007B3657" w:rsidRDefault="00102171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Unidentified tissue from stomach samples</w:t>
      </w:r>
    </w:p>
    <w:p w14:paraId="3B5FBA38" w14:textId="56346B04" w:rsidR="00102171" w:rsidRPr="007B3657" w:rsidRDefault="00102171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Two unidentified </w:t>
      </w:r>
      <w:r w:rsidR="008A1E6D">
        <w:rPr>
          <w:rFonts w:ascii="Times New Roman" w:hAnsi="Times New Roman" w:cs="Times New Roman"/>
        </w:rPr>
        <w:t xml:space="preserve">samples of tissue material </w:t>
      </w:r>
      <w:proofErr w:type="gramStart"/>
      <w:r w:rsidR="008A1E6D">
        <w:rPr>
          <w:rFonts w:ascii="Times New Roman" w:hAnsi="Times New Roman" w:cs="Times New Roman"/>
        </w:rPr>
        <w:t>were</w:t>
      </w:r>
      <w:r w:rsidRPr="007B3657">
        <w:rPr>
          <w:rFonts w:ascii="Times New Roman" w:hAnsi="Times New Roman" w:cs="Times New Roman"/>
        </w:rPr>
        <w:t xml:space="preserve"> pulled</w:t>
      </w:r>
      <w:proofErr w:type="gramEnd"/>
      <w:r w:rsidRPr="007B3657">
        <w:rPr>
          <w:rFonts w:ascii="Times New Roman" w:hAnsi="Times New Roman" w:cs="Times New Roman"/>
        </w:rPr>
        <w:t xml:space="preserve"> from stomachs </w:t>
      </w:r>
      <w:r w:rsidR="008A1E6D">
        <w:rPr>
          <w:rFonts w:ascii="Times New Roman" w:hAnsi="Times New Roman" w:cs="Times New Roman"/>
        </w:rPr>
        <w:t xml:space="preserve">and </w:t>
      </w:r>
      <w:r w:rsidRPr="007B3657">
        <w:rPr>
          <w:rFonts w:ascii="Times New Roman" w:hAnsi="Times New Roman" w:cs="Times New Roman"/>
        </w:rPr>
        <w:t xml:space="preserve">were run.  The first had 99.997% Atlantic herring sequences in </w:t>
      </w:r>
      <w:proofErr w:type="gramStart"/>
      <w:r w:rsidRPr="007B3657">
        <w:rPr>
          <w:rFonts w:ascii="Times New Roman" w:hAnsi="Times New Roman" w:cs="Times New Roman"/>
        </w:rPr>
        <w:t>1</w:t>
      </w:r>
      <w:proofErr w:type="gramEnd"/>
      <w:r w:rsidRPr="007B3657">
        <w:rPr>
          <w:rFonts w:ascii="Times New Roman" w:hAnsi="Times New Roman" w:cs="Times New Roman"/>
        </w:rPr>
        <w:t xml:space="preserve"> replicate.  The second had 76.8% Atlantic herring and 22.9% Atlantic cod sequences in </w:t>
      </w:r>
      <w:r w:rsidR="00170511" w:rsidRPr="007B3657">
        <w:rPr>
          <w:rFonts w:ascii="Times New Roman" w:hAnsi="Times New Roman" w:cs="Times New Roman"/>
        </w:rPr>
        <w:t>one replicate.</w:t>
      </w:r>
    </w:p>
    <w:p w14:paraId="6277D86C" w14:textId="26B6CAD2" w:rsidR="008A0835" w:rsidRPr="007B3657" w:rsidRDefault="008A0835" w:rsidP="008A0835">
      <w:pPr>
        <w:spacing w:after="0" w:line="240" w:lineRule="auto"/>
        <w:rPr>
          <w:rFonts w:ascii="Times New Roman" w:hAnsi="Times New Roman" w:cs="Times New Roman"/>
        </w:rPr>
      </w:pPr>
    </w:p>
    <w:p w14:paraId="4D8FA751" w14:textId="0BFB908D" w:rsidR="0065081E" w:rsidRPr="00AD4A1C" w:rsidRDefault="00AD4A1C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AD4A1C">
        <w:rPr>
          <w:rFonts w:ascii="Times New Roman" w:hAnsi="Times New Roman" w:cs="Times New Roman"/>
          <w:b/>
        </w:rPr>
        <w:t xml:space="preserve">Fecal samples </w:t>
      </w:r>
      <w:del w:id="16" w:author="Yuan Liu" w:date="2022-03-30T17:33:00Z">
        <w:r w:rsidRPr="00AD4A1C" w:rsidDel="000B28BD">
          <w:rPr>
            <w:rFonts w:ascii="Times New Roman" w:hAnsi="Times New Roman" w:cs="Times New Roman"/>
            <w:b/>
          </w:rPr>
          <w:delText xml:space="preserve">Bycaught </w:delText>
        </w:r>
      </w:del>
      <w:ins w:id="17" w:author="Yuan Liu" w:date="2022-03-30T17:33:00Z">
        <w:r w:rsidR="000B28BD">
          <w:rPr>
            <w:rFonts w:ascii="Times New Roman" w:hAnsi="Times New Roman" w:cs="Times New Roman"/>
            <w:b/>
          </w:rPr>
          <w:t>b</w:t>
        </w:r>
        <w:r w:rsidR="000B28BD" w:rsidRPr="00AD4A1C">
          <w:rPr>
            <w:rFonts w:ascii="Times New Roman" w:hAnsi="Times New Roman" w:cs="Times New Roman"/>
            <w:b/>
          </w:rPr>
          <w:t xml:space="preserve">ycaught </w:t>
        </w:r>
      </w:ins>
      <w:r w:rsidRPr="00AD4A1C">
        <w:rPr>
          <w:rFonts w:ascii="Times New Roman" w:hAnsi="Times New Roman" w:cs="Times New Roman"/>
          <w:b/>
        </w:rPr>
        <w:t>animals and wild animals</w:t>
      </w:r>
    </w:p>
    <w:p w14:paraId="2AB69E86" w14:textId="4BDC5511" w:rsidR="008A0835" w:rsidRDefault="008A0835" w:rsidP="008A0835">
      <w:pPr>
        <w:spacing w:after="0" w:line="240" w:lineRule="auto"/>
        <w:rPr>
          <w:rFonts w:ascii="Times New Roman" w:hAnsi="Times New Roman" w:cs="Times New Roman"/>
        </w:rPr>
      </w:pPr>
    </w:p>
    <w:p w14:paraId="5EB83C4C" w14:textId="754246C2" w:rsidR="00AD4A1C" w:rsidRDefault="00AD4A1C" w:rsidP="008A0835">
      <w:pPr>
        <w:spacing w:after="0" w:line="240" w:lineRule="auto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Read count</w:t>
      </w:r>
    </w:p>
    <w:p w14:paraId="0AA18554" w14:textId="3601432E" w:rsidR="00AD4A1C" w:rsidRDefault="00AD4A1C" w:rsidP="008A083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was substantial variability among samples in</w:t>
      </w:r>
      <w:r w:rsidR="003D6E78">
        <w:rPr>
          <w:rFonts w:ascii="Times New Roman" w:hAnsi="Times New Roman" w:cs="Times New Roman"/>
        </w:rPr>
        <w:t xml:space="preserve"> the number of reads obtained, but </w:t>
      </w:r>
      <w:del w:id="18" w:author="Yuan Liu" w:date="2022-03-30T17:33:00Z">
        <w:r w:rsidR="00B54C4B" w:rsidDel="000B28BD">
          <w:rPr>
            <w:rFonts w:ascii="Times New Roman" w:hAnsi="Times New Roman" w:cs="Times New Roman"/>
          </w:rPr>
          <w:delText>mong</w:delText>
        </w:r>
      </w:del>
      <w:ins w:id="19" w:author="Yuan Liu" w:date="2022-03-30T17:33:00Z">
        <w:r w:rsidR="000B28BD">
          <w:rPr>
            <w:rFonts w:ascii="Times New Roman" w:hAnsi="Times New Roman" w:cs="Times New Roman"/>
          </w:rPr>
          <w:t>among</w:t>
        </w:r>
      </w:ins>
      <w:r>
        <w:rPr>
          <w:rFonts w:ascii="Times New Roman" w:hAnsi="Times New Roman" w:cs="Times New Roman"/>
        </w:rPr>
        <w:t xml:space="preserve"> replicates of an individual sample the</w:t>
      </w:r>
      <w:r w:rsidR="00B54C4B">
        <w:rPr>
          <w:rFonts w:ascii="Times New Roman" w:hAnsi="Times New Roman" w:cs="Times New Roman"/>
        </w:rPr>
        <w:t xml:space="preserve"> variability in read counts was limited.  </w:t>
      </w:r>
      <w:r w:rsidR="003D6E78">
        <w:rPr>
          <w:rFonts w:ascii="Times New Roman" w:hAnsi="Times New Roman" w:cs="Times New Roman"/>
        </w:rPr>
        <w:t xml:space="preserve">The average read counts for each sample </w:t>
      </w:r>
      <w:proofErr w:type="gramStart"/>
      <w:r w:rsidR="003D6E78">
        <w:rPr>
          <w:rFonts w:ascii="Times New Roman" w:hAnsi="Times New Roman" w:cs="Times New Roman"/>
        </w:rPr>
        <w:t>were</w:t>
      </w:r>
      <w:proofErr w:type="gramEnd"/>
      <w:r w:rsidR="003D6E78">
        <w:rPr>
          <w:rFonts w:ascii="Times New Roman" w:hAnsi="Times New Roman" w:cs="Times New Roman"/>
        </w:rPr>
        <w:t xml:space="preserve"> as follows</w:t>
      </w:r>
    </w:p>
    <w:p w14:paraId="5F2D18D7" w14:textId="5A4E0763" w:rsidR="00B54C4B" w:rsidRDefault="00B54C4B" w:rsidP="00B54C4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 samples had &gt;10,000 reads on average per replicate</w:t>
      </w:r>
    </w:p>
    <w:p w14:paraId="70EABB7A" w14:textId="43E097FD" w:rsidR="00B54C4B" w:rsidRDefault="00B54C4B" w:rsidP="00B54C4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samples had 1000-9999 reads on average per replicate</w:t>
      </w:r>
    </w:p>
    <w:p w14:paraId="09AC1DE2" w14:textId="299FAF22" w:rsidR="00B54C4B" w:rsidRPr="00B54C4B" w:rsidRDefault="00B54C4B" w:rsidP="00B54C4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samples had 100-999 reads on average per replicate</w:t>
      </w:r>
    </w:p>
    <w:p w14:paraId="393EB258" w14:textId="77777777" w:rsidR="00B54C4B" w:rsidRDefault="00B54C4B" w:rsidP="00B54C4B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 samples had &lt;100 reads on average per replicate</w:t>
      </w:r>
    </w:p>
    <w:p w14:paraId="2A1DD7E3" w14:textId="19EDB64B" w:rsidR="00B54C4B" w:rsidRDefault="005B6F30" w:rsidP="00B54C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These results likely point to a substantial amount of variability in the DNA degradation among samples.  The highest read counts were in the two samples collected on the beach (Head of the Meadows). </w:t>
      </w:r>
    </w:p>
    <w:p w14:paraId="4F770940" w14:textId="24AACA52" w:rsidR="005B6F30" w:rsidRDefault="005B6F30" w:rsidP="00B54C4B">
      <w:pPr>
        <w:spacing w:after="0" w:line="240" w:lineRule="auto"/>
        <w:rPr>
          <w:rFonts w:ascii="Times New Roman" w:hAnsi="Times New Roman" w:cs="Times New Roman"/>
        </w:rPr>
      </w:pPr>
    </w:p>
    <w:p w14:paraId="7FB9A051" w14:textId="77777777" w:rsidR="005B6F30" w:rsidRDefault="005B6F3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7207F1C" w14:textId="6D1CAA2E" w:rsidR="005B6F30" w:rsidRPr="005B6F30" w:rsidRDefault="005B6F30" w:rsidP="00B54C4B">
      <w:pPr>
        <w:spacing w:after="0" w:line="240" w:lineRule="auto"/>
        <w:rPr>
          <w:rFonts w:ascii="Times New Roman" w:hAnsi="Times New Roman" w:cs="Times New Roman"/>
          <w:b/>
        </w:rPr>
      </w:pPr>
      <w:r w:rsidRPr="005B6F30">
        <w:rPr>
          <w:rFonts w:ascii="Times New Roman" w:hAnsi="Times New Roman" w:cs="Times New Roman"/>
          <w:b/>
        </w:rPr>
        <w:lastRenderedPageBreak/>
        <w:t>Species presence absence</w:t>
      </w:r>
    </w:p>
    <w:p w14:paraId="4A6701C8" w14:textId="1C1FD176" w:rsidR="005B6F30" w:rsidRDefault="005B6F30" w:rsidP="00B54C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figure showing the presence and absence of taxa by sample is below.  Of note</w:t>
      </w:r>
      <w:r w:rsidR="003D6E7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taxa that were identified in &lt;=50% of replicates for a sample are excluded from the figure. </w:t>
      </w:r>
      <w:proofErr w:type="gramStart"/>
      <w:r>
        <w:rPr>
          <w:rFonts w:ascii="Times New Roman" w:hAnsi="Times New Roman" w:cs="Times New Roman"/>
        </w:rPr>
        <w:t>Taxa are categorized by the number of reads and the percentage of replicates they were identified in</w:t>
      </w:r>
      <w:proofErr w:type="gramEnd"/>
      <w:r>
        <w:rPr>
          <w:rFonts w:ascii="Times New Roman" w:hAnsi="Times New Roman" w:cs="Times New Roman"/>
        </w:rPr>
        <w:t xml:space="preserve">.  The total number of replicates and the average read count per replicate </w:t>
      </w:r>
      <w:proofErr w:type="gramStart"/>
      <w:r>
        <w:rPr>
          <w:rFonts w:ascii="Times New Roman" w:hAnsi="Times New Roman" w:cs="Times New Roman"/>
        </w:rPr>
        <w:t>is listed</w:t>
      </w:r>
      <w:proofErr w:type="gramEnd"/>
      <w:r>
        <w:rPr>
          <w:rFonts w:ascii="Times New Roman" w:hAnsi="Times New Roman" w:cs="Times New Roman"/>
        </w:rPr>
        <w:t xml:space="preserve"> in the label for each sample.</w:t>
      </w:r>
    </w:p>
    <w:p w14:paraId="37C71FD3" w14:textId="77777777" w:rsidR="005B6F30" w:rsidRDefault="005B6F30" w:rsidP="00B54C4B">
      <w:pPr>
        <w:spacing w:after="0" w:line="240" w:lineRule="auto"/>
        <w:rPr>
          <w:rFonts w:ascii="Times New Roman" w:hAnsi="Times New Roman" w:cs="Times New Roman"/>
        </w:rPr>
      </w:pPr>
    </w:p>
    <w:p w14:paraId="52A48C80" w14:textId="771940FC" w:rsidR="005B6F30" w:rsidRDefault="005B6F30" w:rsidP="00B54C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DEF85D" wp14:editId="6E879031">
            <wp:extent cx="5741145" cy="44782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esenceAbscenceBySample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219" cy="447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65B6" w14:textId="77777777" w:rsidR="005B6F30" w:rsidRPr="00B54C4B" w:rsidRDefault="005B6F30" w:rsidP="00B54C4B">
      <w:pPr>
        <w:spacing w:after="0" w:line="240" w:lineRule="auto"/>
        <w:rPr>
          <w:rFonts w:ascii="Times New Roman" w:hAnsi="Times New Roman" w:cs="Times New Roman"/>
        </w:rPr>
      </w:pPr>
    </w:p>
    <w:p w14:paraId="0659565B" w14:textId="77777777" w:rsidR="00B54C4B" w:rsidRPr="00B54C4B" w:rsidRDefault="00B54C4B" w:rsidP="00B54C4B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1E4FDAD2" w14:textId="788A6076" w:rsidR="00B54C4B" w:rsidRDefault="00B54C4B" w:rsidP="008A0835">
      <w:pPr>
        <w:spacing w:after="0" w:line="240" w:lineRule="auto"/>
        <w:rPr>
          <w:rFonts w:ascii="Times New Roman" w:hAnsi="Times New Roman" w:cs="Times New Roman"/>
        </w:rPr>
      </w:pPr>
    </w:p>
    <w:p w14:paraId="6FA37537" w14:textId="77777777" w:rsidR="00B54C4B" w:rsidRPr="00AD4A1C" w:rsidRDefault="00B54C4B" w:rsidP="008A0835">
      <w:pPr>
        <w:spacing w:after="0" w:line="240" w:lineRule="auto"/>
        <w:rPr>
          <w:rFonts w:ascii="Times New Roman" w:hAnsi="Times New Roman" w:cs="Times New Roman"/>
        </w:rPr>
      </w:pPr>
    </w:p>
    <w:p w14:paraId="3AEC34C0" w14:textId="027FF656" w:rsidR="00176A44" w:rsidRPr="007B3657" w:rsidRDefault="00176A44" w:rsidP="008A0835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2B07AD3" w14:textId="77777777" w:rsidR="00176A44" w:rsidRPr="007B3657" w:rsidRDefault="00176A44" w:rsidP="008A0835">
      <w:pPr>
        <w:spacing w:after="0" w:line="240" w:lineRule="auto"/>
        <w:rPr>
          <w:rFonts w:ascii="Times New Roman" w:hAnsi="Times New Roman" w:cs="Times New Roman"/>
          <w:noProof/>
        </w:rPr>
      </w:pPr>
    </w:p>
    <w:p w14:paraId="1764B8A9" w14:textId="070845EB" w:rsidR="003559B4" w:rsidRDefault="00355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36EFA1F" w14:textId="2F0537FB" w:rsidR="00176A44" w:rsidRPr="003559B4" w:rsidRDefault="003559B4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3559B4">
        <w:rPr>
          <w:rFonts w:ascii="Times New Roman" w:hAnsi="Times New Roman" w:cs="Times New Roman"/>
          <w:b/>
        </w:rPr>
        <w:lastRenderedPageBreak/>
        <w:t xml:space="preserve">Proportion of sequences </w:t>
      </w:r>
      <w:proofErr w:type="gramStart"/>
      <w:r w:rsidRPr="003559B4">
        <w:rPr>
          <w:rFonts w:ascii="Times New Roman" w:hAnsi="Times New Roman" w:cs="Times New Roman"/>
          <w:b/>
        </w:rPr>
        <w:t>for a</w:t>
      </w:r>
      <w:proofErr w:type="gramEnd"/>
      <w:r w:rsidRPr="003559B4">
        <w:rPr>
          <w:rFonts w:ascii="Times New Roman" w:hAnsi="Times New Roman" w:cs="Times New Roman"/>
          <w:b/>
        </w:rPr>
        <w:t xml:space="preserve"> taxa by sample</w:t>
      </w:r>
    </w:p>
    <w:p w14:paraId="76416F3F" w14:textId="5039A6FB" w:rsidR="003559B4" w:rsidRDefault="003559B4" w:rsidP="008A083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figure below shows the average proportion of sequences across replicates that correspond to each taxa.</w:t>
      </w:r>
    </w:p>
    <w:p w14:paraId="269B1C7D" w14:textId="27A0A6BA" w:rsidR="003559B4" w:rsidRDefault="003559B4" w:rsidP="008A0835">
      <w:pPr>
        <w:spacing w:after="0" w:line="240" w:lineRule="auto"/>
        <w:rPr>
          <w:rFonts w:ascii="Times New Roman" w:hAnsi="Times New Roman" w:cs="Times New Roman"/>
        </w:rPr>
      </w:pPr>
    </w:p>
    <w:p w14:paraId="5928F3B4" w14:textId="131A1AD5" w:rsidR="003559B4" w:rsidRDefault="003559B4" w:rsidP="008A0835">
      <w:pPr>
        <w:spacing w:after="0" w:line="240" w:lineRule="auto"/>
        <w:rPr>
          <w:rFonts w:ascii="Times New Roman" w:hAnsi="Times New Roman" w:cs="Times New Roman"/>
        </w:rPr>
      </w:pPr>
    </w:p>
    <w:p w14:paraId="6B841A12" w14:textId="17315874" w:rsidR="003559B4" w:rsidRDefault="003559B4" w:rsidP="008A083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1B10B0" wp14:editId="68CAC7FF">
            <wp:extent cx="5943600" cy="4636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portionBySample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33B5" w14:textId="0F766E17" w:rsidR="003559B4" w:rsidRDefault="003559B4" w:rsidP="008A0835">
      <w:pPr>
        <w:spacing w:after="0" w:line="240" w:lineRule="auto"/>
        <w:rPr>
          <w:rFonts w:ascii="Times New Roman" w:hAnsi="Times New Roman" w:cs="Times New Roman"/>
        </w:rPr>
      </w:pPr>
    </w:p>
    <w:p w14:paraId="4D6A18D5" w14:textId="4EC7C97B" w:rsidR="003559B4" w:rsidRDefault="003559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1895131" w14:textId="5706B8CD" w:rsidR="003559B4" w:rsidRPr="0079482B" w:rsidRDefault="0079482B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9482B">
        <w:rPr>
          <w:rFonts w:ascii="Times New Roman" w:hAnsi="Times New Roman" w:cs="Times New Roman"/>
          <w:b/>
        </w:rPr>
        <w:lastRenderedPageBreak/>
        <w:t>Read counts and proportions across all samples excluding aquarium and tissue samples</w:t>
      </w:r>
    </w:p>
    <w:p w14:paraId="3E1E510C" w14:textId="77777777" w:rsidR="0079482B" w:rsidRPr="007B3657" w:rsidRDefault="0079482B" w:rsidP="008A0835">
      <w:pPr>
        <w:spacing w:after="0" w:line="240" w:lineRule="auto"/>
        <w:rPr>
          <w:rFonts w:ascii="Times New Roman" w:hAnsi="Times New Roman" w:cs="Times New Roman"/>
        </w:rPr>
      </w:pPr>
    </w:p>
    <w:p w14:paraId="0E0CF43A" w14:textId="20FD5A06" w:rsidR="00176A44" w:rsidRPr="007B3657" w:rsidRDefault="0079482B" w:rsidP="008A083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7352A0" wp14:editId="53BA18BD">
            <wp:extent cx="5943600" cy="6181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adCountsAndProportions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1DD4" w14:textId="77777777" w:rsidR="00176A44" w:rsidRPr="007B3657" w:rsidRDefault="00176A44" w:rsidP="008A0835">
      <w:pPr>
        <w:spacing w:after="0" w:line="240" w:lineRule="auto"/>
        <w:rPr>
          <w:rFonts w:ascii="Times New Roman" w:hAnsi="Times New Roman" w:cs="Times New Roman"/>
        </w:rPr>
      </w:pPr>
    </w:p>
    <w:p w14:paraId="463F0FCD" w14:textId="77777777" w:rsidR="00176A44" w:rsidRPr="007B3657" w:rsidRDefault="00176A44" w:rsidP="008A0835">
      <w:pPr>
        <w:spacing w:after="0" w:line="240" w:lineRule="auto"/>
        <w:rPr>
          <w:rFonts w:ascii="Times New Roman" w:hAnsi="Times New Roman" w:cs="Times New Roman"/>
        </w:rPr>
      </w:pPr>
    </w:p>
    <w:p w14:paraId="7C4E17BE" w14:textId="77777777" w:rsidR="00176A44" w:rsidRPr="007B3657" w:rsidRDefault="00176A44" w:rsidP="008A0835">
      <w:pPr>
        <w:spacing w:after="0" w:line="240" w:lineRule="auto"/>
        <w:rPr>
          <w:rFonts w:ascii="Times New Roman" w:hAnsi="Times New Roman" w:cs="Times New Roman"/>
        </w:rPr>
      </w:pPr>
    </w:p>
    <w:p w14:paraId="5AF1BFEB" w14:textId="77777777" w:rsidR="00176A44" w:rsidRPr="007B3657" w:rsidRDefault="00176A44" w:rsidP="008A0835">
      <w:pPr>
        <w:spacing w:after="0" w:line="240" w:lineRule="auto"/>
        <w:rPr>
          <w:rFonts w:ascii="Times New Roman" w:hAnsi="Times New Roman" w:cs="Times New Roman"/>
        </w:rPr>
      </w:pPr>
    </w:p>
    <w:p w14:paraId="1EFEADD6" w14:textId="77777777" w:rsidR="0079482B" w:rsidRDefault="007948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75C89CB" w14:textId="4FF897CC" w:rsidR="008A0835" w:rsidRPr="007B3657" w:rsidRDefault="008A083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lastRenderedPageBreak/>
        <w:t>Comparison with University of Guelph</w:t>
      </w:r>
      <w:r w:rsidR="0079482B">
        <w:rPr>
          <w:rFonts w:ascii="Times New Roman" w:hAnsi="Times New Roman" w:cs="Times New Roman"/>
        </w:rPr>
        <w:t xml:space="preserve"> for overlapping samples</w:t>
      </w:r>
    </w:p>
    <w:p w14:paraId="041EE80C" w14:textId="77777777" w:rsidR="008A0835" w:rsidRPr="007B3657" w:rsidRDefault="008A0835" w:rsidP="008A0835">
      <w:pPr>
        <w:spacing w:after="0" w:line="240" w:lineRule="auto"/>
        <w:rPr>
          <w:rFonts w:ascii="Times New Roman" w:hAnsi="Times New Roman" w:cs="Times New Roman"/>
        </w:rPr>
      </w:pPr>
    </w:p>
    <w:p w14:paraId="30B8C9C9" w14:textId="77777777" w:rsidR="008A0835" w:rsidRPr="007B3657" w:rsidRDefault="008A0835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BGS_DO3291</w:t>
      </w:r>
    </w:p>
    <w:p w14:paraId="3C21EB0D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University of Guelph</w:t>
      </w:r>
    </w:p>
    <w:p w14:paraId="7C43330D" w14:textId="77777777" w:rsidR="00D1312E" w:rsidRPr="007B3657" w:rsidRDefault="00D1312E" w:rsidP="00D1312E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Silver hake</w:t>
      </w:r>
      <w:r w:rsidR="006D5978" w:rsidRPr="007B3657">
        <w:rPr>
          <w:rFonts w:ascii="Times New Roman" w:hAnsi="Times New Roman" w:cs="Times New Roman"/>
        </w:rPr>
        <w:t>-</w:t>
      </w:r>
      <w:r w:rsidR="00D35355" w:rsidRPr="007B3657">
        <w:rPr>
          <w:rFonts w:ascii="Times New Roman" w:hAnsi="Times New Roman" w:cs="Times New Roman"/>
        </w:rPr>
        <w:t>573 (</w:t>
      </w:r>
      <w:r w:rsidR="006D5978" w:rsidRPr="007B3657">
        <w:rPr>
          <w:rFonts w:ascii="Times New Roman" w:hAnsi="Times New Roman" w:cs="Times New Roman"/>
        </w:rPr>
        <w:t>9/12</w:t>
      </w:r>
      <w:r w:rsidR="00D35355" w:rsidRPr="007B3657">
        <w:rPr>
          <w:rFonts w:ascii="Times New Roman" w:hAnsi="Times New Roman" w:cs="Times New Roman"/>
        </w:rPr>
        <w:t>)</w:t>
      </w:r>
    </w:p>
    <w:p w14:paraId="390A780D" w14:textId="77777777" w:rsidR="006D5978" w:rsidRPr="007B3657" w:rsidRDefault="00D1312E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Cunner-9/12; 210 avg. reads in replicates</w:t>
      </w:r>
    </w:p>
    <w:p w14:paraId="61AC6E27" w14:textId="77777777" w:rsidR="00D1312E" w:rsidRPr="007B3657" w:rsidRDefault="008A083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American Plaice</w:t>
      </w:r>
      <w:r w:rsidR="00D1312E" w:rsidRPr="007B3657">
        <w:rPr>
          <w:rFonts w:ascii="Times New Roman" w:hAnsi="Times New Roman" w:cs="Times New Roman"/>
        </w:rPr>
        <w:t>—167 (6/12)</w:t>
      </w:r>
    </w:p>
    <w:p w14:paraId="2F0AA96F" w14:textId="77777777" w:rsidR="008A0835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Daubed </w:t>
      </w:r>
      <w:proofErr w:type="spellStart"/>
      <w:r w:rsidRPr="007B3657">
        <w:rPr>
          <w:rFonts w:ascii="Times New Roman" w:hAnsi="Times New Roman" w:cs="Times New Roman"/>
        </w:rPr>
        <w:t>Shanny</w:t>
      </w:r>
      <w:proofErr w:type="spellEnd"/>
      <w:r w:rsidRPr="007B3657">
        <w:rPr>
          <w:rFonts w:ascii="Times New Roman" w:hAnsi="Times New Roman" w:cs="Times New Roman"/>
        </w:rPr>
        <w:t>--</w:t>
      </w:r>
      <w:proofErr w:type="spellStart"/>
      <w:r w:rsidR="008A0835" w:rsidRPr="007B3657">
        <w:rPr>
          <w:rFonts w:ascii="Times New Roman" w:hAnsi="Times New Roman" w:cs="Times New Roman"/>
        </w:rPr>
        <w:t>Leptoclinus</w:t>
      </w:r>
      <w:proofErr w:type="spellEnd"/>
      <w:r w:rsidR="008A0835" w:rsidRPr="007B3657">
        <w:rPr>
          <w:rFonts w:ascii="Times New Roman" w:hAnsi="Times New Roman" w:cs="Times New Roman"/>
        </w:rPr>
        <w:t xml:space="preserve"> maculatus-</w:t>
      </w:r>
      <w:r w:rsidR="00D1312E" w:rsidRPr="007B3657">
        <w:rPr>
          <w:rFonts w:ascii="Times New Roman" w:hAnsi="Times New Roman" w:cs="Times New Roman"/>
        </w:rPr>
        <w:t>25.5 (</w:t>
      </w:r>
      <w:r w:rsidR="008A0835" w:rsidRPr="007B3657">
        <w:rPr>
          <w:rFonts w:ascii="Times New Roman" w:hAnsi="Times New Roman" w:cs="Times New Roman"/>
        </w:rPr>
        <w:t>1/12</w:t>
      </w:r>
      <w:r w:rsidR="00D1312E" w:rsidRPr="007B3657">
        <w:rPr>
          <w:rFonts w:ascii="Times New Roman" w:hAnsi="Times New Roman" w:cs="Times New Roman"/>
        </w:rPr>
        <w:t>)</w:t>
      </w:r>
    </w:p>
    <w:p w14:paraId="4712C3F1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</w:p>
    <w:p w14:paraId="35F3CC5E" w14:textId="77777777" w:rsidR="008A0835" w:rsidRPr="007B3657" w:rsidRDefault="006D5978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NEFSC</w:t>
      </w:r>
    </w:p>
    <w:p w14:paraId="64F4077D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Silver Hake- 9347 (4/4)</w:t>
      </w:r>
    </w:p>
    <w:p w14:paraId="00D04259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B3657">
        <w:rPr>
          <w:rFonts w:ascii="Times New Roman" w:hAnsi="Times New Roman" w:cs="Times New Roman"/>
        </w:rPr>
        <w:t>Cunner</w:t>
      </w:r>
      <w:proofErr w:type="spellEnd"/>
      <w:r w:rsidRPr="007B3657">
        <w:rPr>
          <w:rFonts w:ascii="Times New Roman" w:hAnsi="Times New Roman" w:cs="Times New Roman"/>
        </w:rPr>
        <w:t>—</w:t>
      </w:r>
      <w:proofErr w:type="gramStart"/>
      <w:r w:rsidRPr="007B3657">
        <w:rPr>
          <w:rFonts w:ascii="Times New Roman" w:hAnsi="Times New Roman" w:cs="Times New Roman"/>
        </w:rPr>
        <w:t>7103  (</w:t>
      </w:r>
      <w:proofErr w:type="gramEnd"/>
      <w:r w:rsidRPr="007B3657">
        <w:rPr>
          <w:rFonts w:ascii="Times New Roman" w:hAnsi="Times New Roman" w:cs="Times New Roman"/>
        </w:rPr>
        <w:t>4/4)</w:t>
      </w:r>
    </w:p>
    <w:p w14:paraId="508DEE14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Redfish—5896 (4/4)</w:t>
      </w:r>
    </w:p>
    <w:p w14:paraId="6FF35360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Pollock—2995 (4/4)</w:t>
      </w:r>
    </w:p>
    <w:p w14:paraId="64D27492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American plaice or Winter </w:t>
      </w:r>
      <w:proofErr w:type="gramStart"/>
      <w:r w:rsidRPr="007B3657">
        <w:rPr>
          <w:rFonts w:ascii="Times New Roman" w:hAnsi="Times New Roman" w:cs="Times New Roman"/>
        </w:rPr>
        <w:t>Flounder(</w:t>
      </w:r>
      <w:proofErr w:type="gramEnd"/>
      <w:r w:rsidRPr="007B3657">
        <w:rPr>
          <w:rFonts w:ascii="Times New Roman" w:hAnsi="Times New Roman" w:cs="Times New Roman"/>
        </w:rPr>
        <w:t xml:space="preserve">need to check sequence in </w:t>
      </w:r>
      <w:proofErr w:type="spellStart"/>
      <w:r w:rsidRPr="007B3657">
        <w:rPr>
          <w:rFonts w:ascii="Times New Roman" w:hAnsi="Times New Roman" w:cs="Times New Roman"/>
        </w:rPr>
        <w:t>databae</w:t>
      </w:r>
      <w:proofErr w:type="spellEnd"/>
      <w:r w:rsidRPr="007B3657">
        <w:rPr>
          <w:rFonts w:ascii="Times New Roman" w:hAnsi="Times New Roman" w:cs="Times New Roman"/>
        </w:rPr>
        <w:t>)—1490 (4/4)</w:t>
      </w:r>
    </w:p>
    <w:p w14:paraId="78CEF80D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Snake blenny or Daubed </w:t>
      </w:r>
      <w:proofErr w:type="spellStart"/>
      <w:r w:rsidRPr="007B3657">
        <w:rPr>
          <w:rFonts w:ascii="Times New Roman" w:hAnsi="Times New Roman" w:cs="Times New Roman"/>
        </w:rPr>
        <w:t>shanny</w:t>
      </w:r>
      <w:proofErr w:type="spellEnd"/>
      <w:r w:rsidRPr="007B3657">
        <w:rPr>
          <w:rFonts w:ascii="Times New Roman" w:hAnsi="Times New Roman" w:cs="Times New Roman"/>
        </w:rPr>
        <w:t>—315 (4/4)</w:t>
      </w:r>
    </w:p>
    <w:p w14:paraId="370F03F5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Atlantic herring—239 (4/4)</w:t>
      </w:r>
    </w:p>
    <w:p w14:paraId="5617A3F2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Atlantic cod—157 (4/4)</w:t>
      </w:r>
    </w:p>
    <w:p w14:paraId="63F961DD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White/red/spotted hake 29 </w:t>
      </w:r>
      <w:proofErr w:type="gramStart"/>
      <w:r w:rsidRPr="007B3657">
        <w:rPr>
          <w:rFonts w:ascii="Times New Roman" w:hAnsi="Times New Roman" w:cs="Times New Roman"/>
        </w:rPr>
        <w:t>--(</w:t>
      </w:r>
      <w:proofErr w:type="gramEnd"/>
      <w:r w:rsidRPr="007B3657">
        <w:rPr>
          <w:rFonts w:ascii="Times New Roman" w:hAnsi="Times New Roman" w:cs="Times New Roman"/>
        </w:rPr>
        <w:t>4/4)</w:t>
      </w:r>
    </w:p>
    <w:p w14:paraId="712C4B27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B3657">
        <w:rPr>
          <w:rFonts w:ascii="Times New Roman" w:hAnsi="Times New Roman" w:cs="Times New Roman"/>
        </w:rPr>
        <w:t>Alosa</w:t>
      </w:r>
      <w:proofErr w:type="spellEnd"/>
      <w:r w:rsidRPr="007B3657">
        <w:rPr>
          <w:rFonts w:ascii="Times New Roman" w:hAnsi="Times New Roman" w:cs="Times New Roman"/>
        </w:rPr>
        <w:t xml:space="preserve"> 12 (1/4)</w:t>
      </w:r>
    </w:p>
    <w:p w14:paraId="4B4BF846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Menhaden 6-(1/4) 6</w:t>
      </w:r>
    </w:p>
    <w:p w14:paraId="3C807EDB" w14:textId="77777777" w:rsidR="006D5978" w:rsidRPr="007B3657" w:rsidRDefault="006D5978" w:rsidP="008A0835">
      <w:pPr>
        <w:spacing w:after="0" w:line="240" w:lineRule="auto"/>
        <w:rPr>
          <w:rFonts w:ascii="Times New Roman" w:hAnsi="Times New Roman" w:cs="Times New Roman"/>
        </w:rPr>
      </w:pPr>
    </w:p>
    <w:p w14:paraId="288F60D7" w14:textId="77777777" w:rsidR="006D5978" w:rsidRPr="007B3657" w:rsidRDefault="00251A9A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BGS 18001</w:t>
      </w:r>
      <w:r w:rsidRPr="007B3657">
        <w:rPr>
          <w:rFonts w:ascii="Times New Roman" w:hAnsi="Times New Roman" w:cs="Times New Roman"/>
          <w:b/>
        </w:rPr>
        <w:tab/>
      </w:r>
    </w:p>
    <w:p w14:paraId="1F82E44F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University of Guelph</w:t>
      </w:r>
    </w:p>
    <w:p w14:paraId="7B7D7A1F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Red hake—17984 (12/12)</w:t>
      </w:r>
    </w:p>
    <w:p w14:paraId="17C2E5C9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Yellowtail flounder 775 (12/12)</w:t>
      </w:r>
    </w:p>
    <w:p w14:paraId="2AF60080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Silver hake—450 (12/12)</w:t>
      </w:r>
    </w:p>
    <w:p w14:paraId="3A7DF5FB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</w:p>
    <w:p w14:paraId="0D5282F7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NEFSC</w:t>
      </w:r>
    </w:p>
    <w:p w14:paraId="3176FCF9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Silver hake—8008 (4/4)</w:t>
      </w:r>
    </w:p>
    <w:p w14:paraId="3CD39B9F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Atlantic herring—3504 (4/4)</w:t>
      </w:r>
    </w:p>
    <w:p w14:paraId="1D060153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Northern </w:t>
      </w:r>
      <w:proofErr w:type="spellStart"/>
      <w:r w:rsidRPr="007B3657">
        <w:rPr>
          <w:rFonts w:ascii="Times New Roman" w:hAnsi="Times New Roman" w:cs="Times New Roman"/>
        </w:rPr>
        <w:t>sandlance</w:t>
      </w:r>
      <w:proofErr w:type="spellEnd"/>
      <w:r w:rsidRPr="007B3657">
        <w:rPr>
          <w:rFonts w:ascii="Times New Roman" w:hAnsi="Times New Roman" w:cs="Times New Roman"/>
        </w:rPr>
        <w:t>—2083 (4/4)</w:t>
      </w:r>
    </w:p>
    <w:p w14:paraId="0A6D8979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White/Red/Spotted hake —1826 (4/4)</w:t>
      </w:r>
    </w:p>
    <w:p w14:paraId="273FA2E7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American sand lance—242 (4/4)</w:t>
      </w:r>
    </w:p>
    <w:p w14:paraId="4F593762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Winter or Yellowtail flounder—50 (4/4)</w:t>
      </w:r>
    </w:p>
    <w:p w14:paraId="2CAE7EAC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Windowpane—14 (4/4)</w:t>
      </w:r>
    </w:p>
    <w:p w14:paraId="3D3E5EAE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Atlantic mackerel 1 (1/1)</w:t>
      </w:r>
    </w:p>
    <w:p w14:paraId="1CC31D05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</w:p>
    <w:p w14:paraId="043CFA33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BGS 7297</w:t>
      </w:r>
    </w:p>
    <w:p w14:paraId="32571E8A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University of Guelph</w:t>
      </w:r>
    </w:p>
    <w:p w14:paraId="533B6DD2" w14:textId="77777777" w:rsidR="00251A9A" w:rsidRPr="007B3657" w:rsidRDefault="00251A9A" w:rsidP="00251A9A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Red hake—22066 (12/12)</w:t>
      </w:r>
    </w:p>
    <w:p w14:paraId="29F0FB64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Silver hake 83 (5/12)</w:t>
      </w:r>
    </w:p>
    <w:p w14:paraId="1CE8E699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Harbor porpoise 910 (12/12)</w:t>
      </w:r>
    </w:p>
    <w:p w14:paraId="2DE3490F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</w:p>
    <w:p w14:paraId="03769740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NEFSC</w:t>
      </w:r>
    </w:p>
    <w:p w14:paraId="77951AB5" w14:textId="77777777" w:rsidR="00251A9A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White/red/spotted hake—9227 (2/2)</w:t>
      </w:r>
    </w:p>
    <w:p w14:paraId="2E2E9541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Silver hake—7620 (2/2)</w:t>
      </w:r>
    </w:p>
    <w:p w14:paraId="4C20B00F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Harbor porpoise—12.5 (2/2)</w:t>
      </w:r>
    </w:p>
    <w:p w14:paraId="1D0F1A4D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94 % match to humpback whale/beaked </w:t>
      </w:r>
      <w:proofErr w:type="gramStart"/>
      <w:r w:rsidRPr="007B3657">
        <w:rPr>
          <w:rFonts w:ascii="Times New Roman" w:hAnsi="Times New Roman" w:cs="Times New Roman"/>
        </w:rPr>
        <w:t>whale  5.5</w:t>
      </w:r>
      <w:proofErr w:type="gramEnd"/>
      <w:r w:rsidRPr="007B3657">
        <w:rPr>
          <w:rFonts w:ascii="Times New Roman" w:hAnsi="Times New Roman" w:cs="Times New Roman"/>
        </w:rPr>
        <w:t xml:space="preserve"> (1/1)</w:t>
      </w:r>
    </w:p>
    <w:p w14:paraId="6770B032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Witch flounder—1 (1/1)</w:t>
      </w:r>
    </w:p>
    <w:p w14:paraId="69245F27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</w:p>
    <w:p w14:paraId="33635813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</w:p>
    <w:p w14:paraId="0536A2E1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BGS_DO08282</w:t>
      </w:r>
    </w:p>
    <w:p w14:paraId="1C133A47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University of Guelph</w:t>
      </w:r>
    </w:p>
    <w:p w14:paraId="28AF7389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Red Hake---88 (6/12)</w:t>
      </w:r>
    </w:p>
    <w:p w14:paraId="6DF01C05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Yellowtail—10.5 (1/12)</w:t>
      </w:r>
    </w:p>
    <w:p w14:paraId="2F6FD012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Summer flounder—10.4 (2/12)</w:t>
      </w:r>
    </w:p>
    <w:p w14:paraId="6F8E1DE0" w14:textId="77777777" w:rsidR="00251A9A" w:rsidRPr="007B3657" w:rsidRDefault="00251A9A" w:rsidP="008A0835">
      <w:pPr>
        <w:spacing w:after="0" w:line="240" w:lineRule="auto"/>
        <w:rPr>
          <w:rFonts w:ascii="Times New Roman" w:hAnsi="Times New Roman" w:cs="Times New Roman"/>
        </w:rPr>
      </w:pPr>
    </w:p>
    <w:p w14:paraId="3A1D0453" w14:textId="77777777" w:rsidR="00251A9A" w:rsidRPr="007B3657" w:rsidRDefault="00517A3C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NEFSC</w:t>
      </w:r>
    </w:p>
    <w:p w14:paraId="063BB800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B3657">
        <w:rPr>
          <w:rFonts w:ascii="Times New Roman" w:hAnsi="Times New Roman" w:cs="Times New Roman"/>
        </w:rPr>
        <w:t>Fourspot</w:t>
      </w:r>
      <w:proofErr w:type="spellEnd"/>
      <w:r w:rsidRPr="007B3657">
        <w:rPr>
          <w:rFonts w:ascii="Times New Roman" w:hAnsi="Times New Roman" w:cs="Times New Roman"/>
        </w:rPr>
        <w:t xml:space="preserve"> flounder—96 (4/4)</w:t>
      </w:r>
    </w:p>
    <w:p w14:paraId="3C0E954B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Gulf </w:t>
      </w:r>
      <w:proofErr w:type="gramStart"/>
      <w:r w:rsidRPr="007B3657">
        <w:rPr>
          <w:rFonts w:ascii="Times New Roman" w:hAnsi="Times New Roman" w:cs="Times New Roman"/>
        </w:rPr>
        <w:t>stream</w:t>
      </w:r>
      <w:proofErr w:type="gramEnd"/>
      <w:r w:rsidRPr="007B3657">
        <w:rPr>
          <w:rFonts w:ascii="Times New Roman" w:hAnsi="Times New Roman" w:cs="Times New Roman"/>
        </w:rPr>
        <w:t xml:space="preserve"> flounder-95.5 (4/4)</w:t>
      </w:r>
    </w:p>
    <w:p w14:paraId="1682280E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Summer flounder—37.5 (4/4)</w:t>
      </w:r>
    </w:p>
    <w:p w14:paraId="1A475158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White/red/spotted hake—35 (4/4)</w:t>
      </w:r>
    </w:p>
    <w:p w14:paraId="3D084F8C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Atlantic cod—14 (1/4)</w:t>
      </w:r>
    </w:p>
    <w:p w14:paraId="02E078A4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Harbor porpoise—7.5 (2/4)</w:t>
      </w:r>
    </w:p>
    <w:p w14:paraId="7880E9B1" w14:textId="77777777" w:rsidR="00517A3C" w:rsidRPr="007B3657" w:rsidRDefault="00517A3C" w:rsidP="008A0835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B3657">
        <w:rPr>
          <w:rFonts w:ascii="Times New Roman" w:hAnsi="Times New Roman" w:cs="Times New Roman"/>
        </w:rPr>
        <w:t>Forbeard</w:t>
      </w:r>
      <w:proofErr w:type="spellEnd"/>
      <w:r w:rsidRPr="007B3657">
        <w:rPr>
          <w:rFonts w:ascii="Times New Roman" w:hAnsi="Times New Roman" w:cs="Times New Roman"/>
        </w:rPr>
        <w:t xml:space="preserve"> rockling—4.75 (1/4)</w:t>
      </w:r>
    </w:p>
    <w:p w14:paraId="04921B66" w14:textId="77777777" w:rsidR="001E1025" w:rsidRPr="007B3657" w:rsidRDefault="001E1025" w:rsidP="008A0835">
      <w:pPr>
        <w:spacing w:after="0" w:line="240" w:lineRule="auto"/>
        <w:rPr>
          <w:rFonts w:ascii="Times New Roman" w:hAnsi="Times New Roman" w:cs="Times New Roman"/>
        </w:rPr>
      </w:pPr>
    </w:p>
    <w:p w14:paraId="7431D86A" w14:textId="77777777" w:rsidR="001E1025" w:rsidRPr="007B3657" w:rsidRDefault="001E1025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BHS_DO5176</w:t>
      </w:r>
    </w:p>
    <w:p w14:paraId="37485BD6" w14:textId="77777777" w:rsidR="001E1025" w:rsidRPr="007B3657" w:rsidRDefault="001E1025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University of Guelph</w:t>
      </w:r>
    </w:p>
    <w:p w14:paraId="6DF7E7FF" w14:textId="2BE7732A" w:rsidR="001E1025" w:rsidRPr="007B3657" w:rsidRDefault="001E1025" w:rsidP="008A0835">
      <w:pPr>
        <w:spacing w:after="0" w:line="240" w:lineRule="auto"/>
        <w:rPr>
          <w:rFonts w:ascii="Times New Roman" w:hAnsi="Times New Roman" w:cs="Times New Roman"/>
        </w:rPr>
      </w:pPr>
      <w:r w:rsidRPr="002A01B4">
        <w:rPr>
          <w:rFonts w:ascii="Times New Roman" w:hAnsi="Times New Roman" w:cs="Times New Roman"/>
          <w:b/>
          <w:color w:val="FF0000"/>
          <w:rPrChange w:id="20" w:author="Yuan Liu" w:date="2022-03-31T10:32:00Z">
            <w:rPr>
              <w:rFonts w:ascii="Times New Roman" w:hAnsi="Times New Roman" w:cs="Times New Roman"/>
            </w:rPr>
          </w:rPrChange>
        </w:rPr>
        <w:t>Ocean pout</w:t>
      </w:r>
      <w:r w:rsidRPr="007B3657">
        <w:rPr>
          <w:rFonts w:ascii="Times New Roman" w:hAnsi="Times New Roman" w:cs="Times New Roman"/>
        </w:rPr>
        <w:t>—732</w:t>
      </w:r>
      <w:r w:rsidR="00D35355" w:rsidRPr="007B3657">
        <w:rPr>
          <w:rFonts w:ascii="Times New Roman" w:hAnsi="Times New Roman" w:cs="Times New Roman"/>
        </w:rPr>
        <w:t xml:space="preserve"> </w:t>
      </w:r>
      <w:r w:rsidR="00E16837" w:rsidRPr="007B3657">
        <w:rPr>
          <w:rFonts w:ascii="Times New Roman" w:hAnsi="Times New Roman" w:cs="Times New Roman"/>
        </w:rPr>
        <w:t>(</w:t>
      </w:r>
      <w:r w:rsidRPr="007B3657">
        <w:rPr>
          <w:rFonts w:ascii="Times New Roman" w:hAnsi="Times New Roman" w:cs="Times New Roman"/>
        </w:rPr>
        <w:t>9/12</w:t>
      </w:r>
      <w:r w:rsidR="00E16837" w:rsidRPr="007B3657">
        <w:rPr>
          <w:rFonts w:ascii="Times New Roman" w:hAnsi="Times New Roman" w:cs="Times New Roman"/>
        </w:rPr>
        <w:t>)</w:t>
      </w:r>
      <w:ins w:id="21" w:author="Yuan Liu" w:date="2022-03-31T10:32:00Z">
        <w:r w:rsidR="002A01B4">
          <w:rPr>
            <w:rFonts w:ascii="Times New Roman" w:hAnsi="Times New Roman" w:cs="Times New Roman"/>
          </w:rPr>
          <w:t xml:space="preserve"> </w:t>
        </w:r>
      </w:ins>
    </w:p>
    <w:p w14:paraId="5A8C17DF" w14:textId="77777777" w:rsidR="001E1025" w:rsidRPr="007B3657" w:rsidRDefault="001E1025" w:rsidP="008A0835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B3657">
        <w:rPr>
          <w:rFonts w:ascii="Times New Roman" w:hAnsi="Times New Roman" w:cs="Times New Roman"/>
        </w:rPr>
        <w:t>Cunner</w:t>
      </w:r>
      <w:proofErr w:type="spellEnd"/>
      <w:r w:rsidRPr="007B3657">
        <w:rPr>
          <w:rFonts w:ascii="Times New Roman" w:hAnsi="Times New Roman" w:cs="Times New Roman"/>
        </w:rPr>
        <w:t>—</w:t>
      </w:r>
      <w:r w:rsidR="00D35355" w:rsidRPr="007B3657">
        <w:rPr>
          <w:rFonts w:ascii="Times New Roman" w:hAnsi="Times New Roman" w:cs="Times New Roman"/>
        </w:rPr>
        <w:t xml:space="preserve">460 </w:t>
      </w:r>
      <w:r w:rsidR="00E16837" w:rsidRPr="007B3657">
        <w:rPr>
          <w:rFonts w:ascii="Times New Roman" w:hAnsi="Times New Roman" w:cs="Times New Roman"/>
        </w:rPr>
        <w:t>(</w:t>
      </w:r>
      <w:r w:rsidRPr="007B3657">
        <w:rPr>
          <w:rFonts w:ascii="Times New Roman" w:hAnsi="Times New Roman" w:cs="Times New Roman"/>
        </w:rPr>
        <w:t>10/12</w:t>
      </w:r>
      <w:r w:rsidR="00E16837" w:rsidRPr="007B3657">
        <w:rPr>
          <w:rFonts w:ascii="Times New Roman" w:hAnsi="Times New Roman" w:cs="Times New Roman"/>
        </w:rPr>
        <w:t>)</w:t>
      </w:r>
    </w:p>
    <w:p w14:paraId="4B7CB821" w14:textId="77777777" w:rsidR="001E1025" w:rsidRPr="007B3657" w:rsidRDefault="001E102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Silver hake—163</w:t>
      </w:r>
      <w:r w:rsidR="00D35355" w:rsidRPr="007B3657">
        <w:rPr>
          <w:rFonts w:ascii="Times New Roman" w:hAnsi="Times New Roman" w:cs="Times New Roman"/>
        </w:rPr>
        <w:t xml:space="preserve"> </w:t>
      </w:r>
      <w:r w:rsidR="00E16837" w:rsidRPr="007B3657">
        <w:rPr>
          <w:rFonts w:ascii="Times New Roman" w:hAnsi="Times New Roman" w:cs="Times New Roman"/>
        </w:rPr>
        <w:t>(</w:t>
      </w:r>
      <w:r w:rsidRPr="007B3657">
        <w:rPr>
          <w:rFonts w:ascii="Times New Roman" w:hAnsi="Times New Roman" w:cs="Times New Roman"/>
        </w:rPr>
        <w:t>5/12</w:t>
      </w:r>
      <w:r w:rsidR="00E16837" w:rsidRPr="007B3657">
        <w:rPr>
          <w:rFonts w:ascii="Times New Roman" w:hAnsi="Times New Roman" w:cs="Times New Roman"/>
        </w:rPr>
        <w:t>)</w:t>
      </w:r>
    </w:p>
    <w:p w14:paraId="0AB095F8" w14:textId="77777777" w:rsidR="001E1025" w:rsidRPr="007B3657" w:rsidRDefault="001E102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Radiated </w:t>
      </w:r>
      <w:proofErr w:type="spellStart"/>
      <w:r w:rsidRPr="007B3657">
        <w:rPr>
          <w:rFonts w:ascii="Times New Roman" w:hAnsi="Times New Roman" w:cs="Times New Roman"/>
        </w:rPr>
        <w:t>shanny</w:t>
      </w:r>
      <w:proofErr w:type="spellEnd"/>
      <w:r w:rsidRPr="007B3657">
        <w:rPr>
          <w:rFonts w:ascii="Times New Roman" w:hAnsi="Times New Roman" w:cs="Times New Roman"/>
        </w:rPr>
        <w:t>—31</w:t>
      </w:r>
      <w:r w:rsidR="00D35355" w:rsidRPr="007B3657">
        <w:rPr>
          <w:rFonts w:ascii="Times New Roman" w:hAnsi="Times New Roman" w:cs="Times New Roman"/>
        </w:rPr>
        <w:t xml:space="preserve"> </w:t>
      </w:r>
      <w:r w:rsidR="00E16837" w:rsidRPr="007B3657">
        <w:rPr>
          <w:rFonts w:ascii="Times New Roman" w:hAnsi="Times New Roman" w:cs="Times New Roman"/>
        </w:rPr>
        <w:t>(2/12)</w:t>
      </w:r>
    </w:p>
    <w:p w14:paraId="3376059D" w14:textId="77777777" w:rsidR="00E16837" w:rsidRPr="007B3657" w:rsidRDefault="00E16837" w:rsidP="008A0835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B3657">
        <w:rPr>
          <w:rFonts w:ascii="Times New Roman" w:hAnsi="Times New Roman" w:cs="Times New Roman"/>
        </w:rPr>
        <w:t>Longspine</w:t>
      </w:r>
      <w:proofErr w:type="spellEnd"/>
      <w:r w:rsidRPr="007B3657">
        <w:rPr>
          <w:rFonts w:ascii="Times New Roman" w:hAnsi="Times New Roman" w:cs="Times New Roman"/>
        </w:rPr>
        <w:t xml:space="preserve"> sculpin—12 (1/12)</w:t>
      </w:r>
    </w:p>
    <w:p w14:paraId="51C22C8E" w14:textId="77777777" w:rsidR="00E16837" w:rsidRPr="007B3657" w:rsidRDefault="00E16837" w:rsidP="008A0835">
      <w:pPr>
        <w:spacing w:after="0" w:line="240" w:lineRule="auto"/>
        <w:rPr>
          <w:rFonts w:ascii="Times New Roman" w:hAnsi="Times New Roman" w:cs="Times New Roman"/>
        </w:rPr>
      </w:pPr>
    </w:p>
    <w:p w14:paraId="2134193B" w14:textId="77777777" w:rsidR="00E16837" w:rsidRPr="007B3657" w:rsidRDefault="00E16837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NEFSC</w:t>
      </w:r>
    </w:p>
    <w:p w14:paraId="66B8B782" w14:textId="77777777" w:rsidR="00E16837" w:rsidRPr="007B3657" w:rsidRDefault="00E16837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Atlantic cod – 5892 (1/1)</w:t>
      </w:r>
    </w:p>
    <w:p w14:paraId="5764F694" w14:textId="77777777" w:rsidR="00E16837" w:rsidRPr="007B3657" w:rsidRDefault="00E16837" w:rsidP="008A0835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B3657">
        <w:rPr>
          <w:rFonts w:ascii="Times New Roman" w:hAnsi="Times New Roman" w:cs="Times New Roman"/>
        </w:rPr>
        <w:t>Cunner</w:t>
      </w:r>
      <w:proofErr w:type="spellEnd"/>
      <w:r w:rsidRPr="007B3657">
        <w:rPr>
          <w:rFonts w:ascii="Times New Roman" w:hAnsi="Times New Roman" w:cs="Times New Roman"/>
        </w:rPr>
        <w:t>—1794—(1/1)</w:t>
      </w:r>
    </w:p>
    <w:p w14:paraId="57546B5F" w14:textId="77777777" w:rsidR="00E16837" w:rsidRPr="007B3657" w:rsidRDefault="00E16837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Redfish-</w:t>
      </w:r>
      <w:proofErr w:type="spellStart"/>
      <w:r w:rsidRPr="007B3657">
        <w:rPr>
          <w:rFonts w:ascii="Times New Roman" w:hAnsi="Times New Roman" w:cs="Times New Roman"/>
        </w:rPr>
        <w:t>sebastes</w:t>
      </w:r>
      <w:proofErr w:type="spellEnd"/>
      <w:r w:rsidRPr="007B3657">
        <w:rPr>
          <w:rFonts w:ascii="Times New Roman" w:hAnsi="Times New Roman" w:cs="Times New Roman"/>
        </w:rPr>
        <w:t>—776—(1/1)</w:t>
      </w:r>
    </w:p>
    <w:p w14:paraId="5CA81305" w14:textId="77777777" w:rsidR="00E16837" w:rsidRPr="007B3657" w:rsidRDefault="00E16837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Armored </w:t>
      </w:r>
      <w:proofErr w:type="spellStart"/>
      <w:r w:rsidRPr="007B3657">
        <w:rPr>
          <w:rFonts w:ascii="Times New Roman" w:hAnsi="Times New Roman" w:cs="Times New Roman"/>
        </w:rPr>
        <w:t>searobin</w:t>
      </w:r>
      <w:proofErr w:type="spellEnd"/>
      <w:r w:rsidRPr="007B3657">
        <w:rPr>
          <w:rFonts w:ascii="Times New Roman" w:hAnsi="Times New Roman" w:cs="Times New Roman"/>
        </w:rPr>
        <w:t xml:space="preserve">/radiated </w:t>
      </w:r>
      <w:proofErr w:type="spellStart"/>
      <w:r w:rsidRPr="007B3657">
        <w:rPr>
          <w:rFonts w:ascii="Times New Roman" w:hAnsi="Times New Roman" w:cs="Times New Roman"/>
        </w:rPr>
        <w:t>shanny</w:t>
      </w:r>
      <w:proofErr w:type="spellEnd"/>
      <w:r w:rsidRPr="007B3657">
        <w:rPr>
          <w:rFonts w:ascii="Times New Roman" w:hAnsi="Times New Roman" w:cs="Times New Roman"/>
        </w:rPr>
        <w:t xml:space="preserve">—622—(1/1) </w:t>
      </w:r>
    </w:p>
    <w:p w14:paraId="36EE9C28" w14:textId="77777777" w:rsidR="001E1025" w:rsidRPr="007B3657" w:rsidRDefault="00E16837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Silver hake 347 (1/1)</w:t>
      </w:r>
    </w:p>
    <w:p w14:paraId="7AE96F3D" w14:textId="5D2C1820" w:rsidR="00E16837" w:rsidRPr="007B3657" w:rsidRDefault="008A1E6D" w:rsidP="008A083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-----------------------------------------------------------------</w:t>
      </w:r>
    </w:p>
    <w:p w14:paraId="685D66A7" w14:textId="77777777" w:rsidR="00EF421B" w:rsidRPr="007B3657" w:rsidRDefault="00EF421B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WGS_01/Head of the meadow-CCS 181104 (Need to double check match)</w:t>
      </w:r>
    </w:p>
    <w:p w14:paraId="6237F94B" w14:textId="77777777" w:rsidR="00EF421B" w:rsidRPr="007B3657" w:rsidRDefault="00EF421B" w:rsidP="00EF421B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University of Guelph</w:t>
      </w:r>
    </w:p>
    <w:p w14:paraId="1863B047" w14:textId="77777777" w:rsidR="00FE539F" w:rsidRPr="007B3657" w:rsidRDefault="00FE539F" w:rsidP="00FE539F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Red hake –1965 (8/18)</w:t>
      </w:r>
    </w:p>
    <w:p w14:paraId="436E5B33" w14:textId="77777777" w:rsidR="00EF421B" w:rsidRPr="007B3657" w:rsidRDefault="00EF421B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Goosefish-50 (2/18)</w:t>
      </w:r>
    </w:p>
    <w:p w14:paraId="7BAD9156" w14:textId="77777777" w:rsidR="00EF421B" w:rsidRPr="007B3657" w:rsidRDefault="00EF421B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Silver hake—5.6 (1/18)</w:t>
      </w:r>
    </w:p>
    <w:p w14:paraId="4CAD79F7" w14:textId="77777777" w:rsidR="00EF421B" w:rsidRPr="007B3657" w:rsidRDefault="00EF421B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White hake—12.33(1/18)—have not looks at White hake vs red hake sequence for this gene</w:t>
      </w:r>
    </w:p>
    <w:p w14:paraId="362CDDF6" w14:textId="77777777" w:rsidR="00EF421B" w:rsidRPr="007B3657" w:rsidRDefault="00EF421B" w:rsidP="008A0835">
      <w:pPr>
        <w:spacing w:after="0" w:line="240" w:lineRule="auto"/>
        <w:rPr>
          <w:rFonts w:ascii="Times New Roman" w:hAnsi="Times New Roman" w:cs="Times New Roman"/>
        </w:rPr>
      </w:pPr>
    </w:p>
    <w:p w14:paraId="724BE90D" w14:textId="77777777" w:rsidR="00EF421B" w:rsidRPr="007B3657" w:rsidRDefault="00EF421B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NEFSC</w:t>
      </w:r>
    </w:p>
    <w:p w14:paraId="65388AE3" w14:textId="77777777" w:rsidR="00EF421B" w:rsidRPr="007B3657" w:rsidRDefault="00FE539F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Pollock—21551 (4/4)</w:t>
      </w:r>
    </w:p>
    <w:p w14:paraId="45350759" w14:textId="77777777" w:rsidR="00FE539F" w:rsidRPr="007B3657" w:rsidRDefault="00FE539F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White/red/spotted hake—9165 (4/4)</w:t>
      </w:r>
    </w:p>
    <w:p w14:paraId="1E67B5DB" w14:textId="77777777" w:rsidR="00FE539F" w:rsidRPr="007B3657" w:rsidRDefault="00FE539F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Atlantic cod—3731 (4/4)</w:t>
      </w:r>
    </w:p>
    <w:p w14:paraId="0BB841D8" w14:textId="77777777" w:rsidR="00FE539F" w:rsidRPr="007B3657" w:rsidRDefault="00FE539F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Atlantic mackerel—119 (1/4)</w:t>
      </w:r>
    </w:p>
    <w:p w14:paraId="36C2A02F" w14:textId="77777777" w:rsidR="00FE539F" w:rsidRPr="007B3657" w:rsidRDefault="00FE539F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Silver hake –107 (1/4)</w:t>
      </w:r>
    </w:p>
    <w:p w14:paraId="63880510" w14:textId="77777777" w:rsidR="00FE539F" w:rsidRPr="007B3657" w:rsidRDefault="00FE539F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Menhaden –25 (1/4)</w:t>
      </w:r>
    </w:p>
    <w:p w14:paraId="7437166B" w14:textId="77777777" w:rsidR="00FE539F" w:rsidRPr="007B3657" w:rsidRDefault="00FE539F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Goosefish—4 (1/4)</w:t>
      </w:r>
    </w:p>
    <w:p w14:paraId="0063FE63" w14:textId="77777777" w:rsidR="00E16837" w:rsidRPr="007B3657" w:rsidRDefault="00E16837" w:rsidP="008A0835">
      <w:pPr>
        <w:spacing w:after="0" w:line="240" w:lineRule="auto"/>
        <w:rPr>
          <w:rFonts w:ascii="Times New Roman" w:hAnsi="Times New Roman" w:cs="Times New Roman"/>
        </w:rPr>
      </w:pPr>
    </w:p>
    <w:p w14:paraId="1722C4A7" w14:textId="77777777" w:rsidR="001E1025" w:rsidRPr="007B3657" w:rsidRDefault="00FE539F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WGS-02 /Head of the meadow –CCS 181126 (Need to double check match)</w:t>
      </w:r>
    </w:p>
    <w:p w14:paraId="2BDF0659" w14:textId="77777777" w:rsidR="00FE539F" w:rsidRPr="007B3657" w:rsidRDefault="00FE539F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University of Guelph</w:t>
      </w:r>
    </w:p>
    <w:p w14:paraId="260357B6" w14:textId="77777777" w:rsidR="00FE539F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Longhorn sculpin—</w:t>
      </w:r>
      <w:r w:rsidR="00FE539F" w:rsidRPr="007B3657">
        <w:rPr>
          <w:rFonts w:ascii="Times New Roman" w:hAnsi="Times New Roman" w:cs="Times New Roman"/>
        </w:rPr>
        <w:t>4</w:t>
      </w:r>
      <w:r w:rsidR="0044396C" w:rsidRPr="007B3657">
        <w:rPr>
          <w:rFonts w:ascii="Times New Roman" w:hAnsi="Times New Roman" w:cs="Times New Roman"/>
        </w:rPr>
        <w:t>3469</w:t>
      </w:r>
      <w:r w:rsidR="00FE539F" w:rsidRPr="007B3657">
        <w:rPr>
          <w:rFonts w:ascii="Times New Roman" w:hAnsi="Times New Roman" w:cs="Times New Roman"/>
        </w:rPr>
        <w:t xml:space="preserve"> (18/18)</w:t>
      </w:r>
    </w:p>
    <w:p w14:paraId="6948A2D4" w14:textId="77777777" w:rsidR="00FE539F" w:rsidRPr="007B3657" w:rsidRDefault="00FE539F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Yellowtail flounder—6</w:t>
      </w:r>
      <w:r w:rsidR="0044396C" w:rsidRPr="007B3657">
        <w:rPr>
          <w:rFonts w:ascii="Times New Roman" w:hAnsi="Times New Roman" w:cs="Times New Roman"/>
        </w:rPr>
        <w:t>943</w:t>
      </w:r>
      <w:r w:rsidRPr="007B3657">
        <w:rPr>
          <w:rFonts w:ascii="Times New Roman" w:hAnsi="Times New Roman" w:cs="Times New Roman"/>
        </w:rPr>
        <w:t xml:space="preserve"> (4/18)</w:t>
      </w:r>
    </w:p>
    <w:p w14:paraId="229B8452" w14:textId="77777777" w:rsidR="00FE539F" w:rsidRPr="007B3657" w:rsidRDefault="00FE539F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lastRenderedPageBreak/>
        <w:t>Ocean pout—</w:t>
      </w:r>
      <w:r w:rsidR="0044396C" w:rsidRPr="007B3657">
        <w:rPr>
          <w:rFonts w:ascii="Times New Roman" w:hAnsi="Times New Roman" w:cs="Times New Roman"/>
        </w:rPr>
        <w:t>3795 (6/18)</w:t>
      </w:r>
    </w:p>
    <w:p w14:paraId="43300772" w14:textId="77777777" w:rsidR="0044396C" w:rsidRPr="007B3657" w:rsidRDefault="0044396C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Winter skate—284 (1/18)</w:t>
      </w:r>
    </w:p>
    <w:p w14:paraId="249A6919" w14:textId="77777777" w:rsidR="0044396C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Winter flounder—</w:t>
      </w:r>
      <w:r w:rsidR="0044396C" w:rsidRPr="007B3657">
        <w:rPr>
          <w:rFonts w:ascii="Times New Roman" w:hAnsi="Times New Roman" w:cs="Times New Roman"/>
        </w:rPr>
        <w:t>6.5 (1/18) –have not looked at sequence relative to YT flounder</w:t>
      </w:r>
    </w:p>
    <w:p w14:paraId="52BE9EE6" w14:textId="77777777" w:rsidR="0044396C" w:rsidRPr="007B3657" w:rsidRDefault="0044396C" w:rsidP="008A0835">
      <w:pPr>
        <w:spacing w:after="0" w:line="240" w:lineRule="auto"/>
        <w:rPr>
          <w:rFonts w:ascii="Times New Roman" w:hAnsi="Times New Roman" w:cs="Times New Roman"/>
        </w:rPr>
      </w:pPr>
    </w:p>
    <w:p w14:paraId="75E2CDF2" w14:textId="77777777" w:rsidR="0044396C" w:rsidRPr="007B3657" w:rsidRDefault="0044396C" w:rsidP="008A0835">
      <w:pPr>
        <w:spacing w:after="0" w:line="240" w:lineRule="auto"/>
        <w:rPr>
          <w:rFonts w:ascii="Times New Roman" w:hAnsi="Times New Roman" w:cs="Times New Roman"/>
          <w:b/>
        </w:rPr>
      </w:pPr>
      <w:r w:rsidRPr="007B3657">
        <w:rPr>
          <w:rFonts w:ascii="Times New Roman" w:hAnsi="Times New Roman" w:cs="Times New Roman"/>
          <w:b/>
        </w:rPr>
        <w:t>NEFSC</w:t>
      </w:r>
    </w:p>
    <w:p w14:paraId="1903A870" w14:textId="77777777" w:rsidR="0044396C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Sculpin—</w:t>
      </w:r>
      <w:r w:rsidR="0044396C" w:rsidRPr="007B3657">
        <w:rPr>
          <w:rFonts w:ascii="Times New Roman" w:hAnsi="Times New Roman" w:cs="Times New Roman"/>
        </w:rPr>
        <w:t>19229 (4/4)</w:t>
      </w:r>
    </w:p>
    <w:p w14:paraId="3C619D57" w14:textId="77777777" w:rsidR="0044396C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Winter/Yellowtail flounder—</w:t>
      </w:r>
      <w:r w:rsidR="0044396C" w:rsidRPr="007B3657">
        <w:rPr>
          <w:rFonts w:ascii="Times New Roman" w:hAnsi="Times New Roman" w:cs="Times New Roman"/>
        </w:rPr>
        <w:t>6715 (4/4)</w:t>
      </w:r>
    </w:p>
    <w:p w14:paraId="07DDE57B" w14:textId="77777777" w:rsidR="0044396C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Windowpane—</w:t>
      </w:r>
      <w:r w:rsidR="0044396C" w:rsidRPr="007B3657">
        <w:rPr>
          <w:rFonts w:ascii="Times New Roman" w:hAnsi="Times New Roman" w:cs="Times New Roman"/>
        </w:rPr>
        <w:t>3013 (4/4)</w:t>
      </w:r>
    </w:p>
    <w:p w14:paraId="66B94F1C" w14:textId="77777777" w:rsidR="0044396C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Silver hake—</w:t>
      </w:r>
      <w:r w:rsidR="0044396C" w:rsidRPr="007B3657">
        <w:rPr>
          <w:rFonts w:ascii="Times New Roman" w:hAnsi="Times New Roman" w:cs="Times New Roman"/>
        </w:rPr>
        <w:t>1870 (4/4)</w:t>
      </w:r>
    </w:p>
    <w:p w14:paraId="6E1CE48C" w14:textId="77777777" w:rsidR="0044396C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Atlantic herring—</w:t>
      </w:r>
      <w:r w:rsidR="0044396C" w:rsidRPr="007B3657">
        <w:rPr>
          <w:rFonts w:ascii="Times New Roman" w:hAnsi="Times New Roman" w:cs="Times New Roman"/>
        </w:rPr>
        <w:t>106 (4/4)</w:t>
      </w:r>
    </w:p>
    <w:p w14:paraId="6578C6F8" w14:textId="77777777" w:rsidR="0044396C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7B3657">
        <w:rPr>
          <w:rFonts w:ascii="Times New Roman" w:hAnsi="Times New Roman" w:cs="Times New Roman"/>
        </w:rPr>
        <w:t>Auxis</w:t>
      </w:r>
      <w:proofErr w:type="spellEnd"/>
      <w:r w:rsidRPr="007B3657">
        <w:rPr>
          <w:rFonts w:ascii="Times New Roman" w:hAnsi="Times New Roman" w:cs="Times New Roman"/>
        </w:rPr>
        <w:t>/</w:t>
      </w:r>
      <w:proofErr w:type="spellStart"/>
      <w:r w:rsidRPr="007B3657">
        <w:rPr>
          <w:rFonts w:ascii="Times New Roman" w:hAnsi="Times New Roman" w:cs="Times New Roman"/>
        </w:rPr>
        <w:t>sarda</w:t>
      </w:r>
      <w:proofErr w:type="spellEnd"/>
      <w:r w:rsidRPr="007B3657">
        <w:rPr>
          <w:rFonts w:ascii="Times New Roman" w:hAnsi="Times New Roman" w:cs="Times New Roman"/>
        </w:rPr>
        <w:t>—</w:t>
      </w:r>
      <w:r w:rsidR="0044396C" w:rsidRPr="007B3657">
        <w:rPr>
          <w:rFonts w:ascii="Times New Roman" w:hAnsi="Times New Roman" w:cs="Times New Roman"/>
        </w:rPr>
        <w:t>36 (1/4)</w:t>
      </w:r>
    </w:p>
    <w:p w14:paraId="6575F886" w14:textId="77777777" w:rsidR="0044396C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Atlantic mackerel—</w:t>
      </w:r>
      <w:r w:rsidR="0044396C" w:rsidRPr="007B3657">
        <w:rPr>
          <w:rFonts w:ascii="Times New Roman" w:hAnsi="Times New Roman" w:cs="Times New Roman"/>
        </w:rPr>
        <w:t>16 (1/4)</w:t>
      </w:r>
    </w:p>
    <w:p w14:paraId="79CC241D" w14:textId="77777777" w:rsidR="0044396C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Goosefish—</w:t>
      </w:r>
      <w:r w:rsidR="0044396C" w:rsidRPr="007B3657">
        <w:rPr>
          <w:rFonts w:ascii="Times New Roman" w:hAnsi="Times New Roman" w:cs="Times New Roman"/>
        </w:rPr>
        <w:t>7 (1/4)</w:t>
      </w:r>
    </w:p>
    <w:p w14:paraId="27925AE8" w14:textId="77777777" w:rsidR="0044396C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>Atlantic cod—</w:t>
      </w:r>
      <w:r w:rsidR="0044396C" w:rsidRPr="007B3657">
        <w:rPr>
          <w:rFonts w:ascii="Times New Roman" w:hAnsi="Times New Roman" w:cs="Times New Roman"/>
        </w:rPr>
        <w:t>7 (1/4)</w:t>
      </w:r>
    </w:p>
    <w:p w14:paraId="34B63F30" w14:textId="22B4C2ED" w:rsidR="0044396C" w:rsidRPr="007B3657" w:rsidRDefault="00D35355" w:rsidP="008A0835">
      <w:pPr>
        <w:spacing w:after="0" w:line="240" w:lineRule="auto"/>
        <w:rPr>
          <w:rFonts w:ascii="Times New Roman" w:hAnsi="Times New Roman" w:cs="Times New Roman"/>
        </w:rPr>
      </w:pPr>
      <w:r w:rsidRPr="007B3657">
        <w:rPr>
          <w:rFonts w:ascii="Times New Roman" w:hAnsi="Times New Roman" w:cs="Times New Roman"/>
        </w:rPr>
        <w:t xml:space="preserve">99% </w:t>
      </w:r>
      <w:proofErr w:type="spellStart"/>
      <w:r w:rsidRPr="007B3657">
        <w:rPr>
          <w:rFonts w:ascii="Times New Roman" w:hAnsi="Times New Roman" w:cs="Times New Roman"/>
        </w:rPr>
        <w:t>Leucoraja</w:t>
      </w:r>
      <w:proofErr w:type="spellEnd"/>
      <w:r w:rsidRPr="007B3657">
        <w:rPr>
          <w:rFonts w:ascii="Times New Roman" w:hAnsi="Times New Roman" w:cs="Times New Roman"/>
        </w:rPr>
        <w:t>—</w:t>
      </w:r>
      <w:r w:rsidR="0044396C" w:rsidRPr="007B3657">
        <w:rPr>
          <w:rFonts w:ascii="Times New Roman" w:hAnsi="Times New Roman" w:cs="Times New Roman"/>
        </w:rPr>
        <w:t>3 (1/4)</w:t>
      </w:r>
      <w:ins w:id="22" w:author="Yuan Liu" w:date="2022-03-31T10:38:00Z">
        <w:r w:rsidR="002A01B4">
          <w:rPr>
            <w:rFonts w:ascii="Times New Roman" w:hAnsi="Times New Roman" w:cs="Times New Roman"/>
          </w:rPr>
          <w:t xml:space="preserve">: </w:t>
        </w:r>
        <w:bookmarkStart w:id="23" w:name="_GoBack"/>
        <w:bookmarkEnd w:id="23"/>
        <w:r w:rsidR="002A01B4">
          <w:rPr>
            <w:rFonts w:ascii="Times New Roman" w:hAnsi="Times New Roman" w:cs="Times New Roman"/>
          </w:rPr>
          <w:t>skate</w:t>
        </w:r>
      </w:ins>
    </w:p>
    <w:p w14:paraId="4EA2E429" w14:textId="77777777" w:rsidR="0044396C" w:rsidRPr="007B3657" w:rsidRDefault="0044396C" w:rsidP="008A0835">
      <w:pPr>
        <w:spacing w:after="0" w:line="240" w:lineRule="auto"/>
        <w:rPr>
          <w:rFonts w:ascii="Times New Roman" w:hAnsi="Times New Roman" w:cs="Times New Roman"/>
        </w:rPr>
      </w:pPr>
    </w:p>
    <w:p w14:paraId="5A17DCEC" w14:textId="77777777" w:rsidR="00FE539F" w:rsidRPr="007B3657" w:rsidRDefault="00FE539F" w:rsidP="008A0835">
      <w:pPr>
        <w:spacing w:after="0" w:line="240" w:lineRule="auto"/>
        <w:rPr>
          <w:rFonts w:ascii="Times New Roman" w:hAnsi="Times New Roman" w:cs="Times New Roman"/>
          <w:b/>
        </w:rPr>
      </w:pPr>
    </w:p>
    <w:sectPr w:rsidR="00FE539F" w:rsidRPr="007B3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4" w:author="Yuan Liu" w:date="2022-03-30T17:31:00Z" w:initials="YL">
    <w:p w14:paraId="2142829A" w14:textId="0D3262FF" w:rsidR="00082893" w:rsidRDefault="00082893">
      <w:pPr>
        <w:pStyle w:val="CommentText"/>
      </w:pPr>
      <w:r>
        <w:rPr>
          <w:rStyle w:val="CommentReference"/>
        </w:rPr>
        <w:annotationRef/>
      </w:r>
      <w:r w:rsidR="000B28BD">
        <w:t>What does this mean? They may have used primers that have wrong nucleotide sequence?</w:t>
      </w:r>
    </w:p>
  </w:comment>
  <w:comment w:id="15" w:author="Yuan Liu" w:date="2022-03-30T17:31:00Z" w:initials="YL">
    <w:p w14:paraId="610C8A08" w14:textId="0E4CF369" w:rsidR="000B28BD" w:rsidRDefault="000B28BD">
      <w:pPr>
        <w:pStyle w:val="CommentText"/>
      </w:pPr>
      <w:r>
        <w:rPr>
          <w:rStyle w:val="CommentReference"/>
        </w:rPr>
        <w:annotationRef/>
      </w:r>
      <w:r>
        <w:t>It might have denatured the DNA?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42829A" w15:done="0"/>
  <w15:commentEx w15:paraId="610C8A0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45841"/>
    <w:multiLevelType w:val="hybridMultilevel"/>
    <w:tmpl w:val="07D49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865822"/>
    <w:multiLevelType w:val="hybridMultilevel"/>
    <w:tmpl w:val="C602E4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01E1AE2"/>
    <w:multiLevelType w:val="hybridMultilevel"/>
    <w:tmpl w:val="E8383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Yuan Liu">
    <w15:presenceInfo w15:providerId="None" w15:userId="Yuan Li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5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ACF"/>
    <w:rsid w:val="00082893"/>
    <w:rsid w:val="000B28BD"/>
    <w:rsid w:val="000D675A"/>
    <w:rsid w:val="00102171"/>
    <w:rsid w:val="00140C95"/>
    <w:rsid w:val="00170511"/>
    <w:rsid w:val="00176A44"/>
    <w:rsid w:val="001E1025"/>
    <w:rsid w:val="00251A9A"/>
    <w:rsid w:val="002A01B4"/>
    <w:rsid w:val="003559B4"/>
    <w:rsid w:val="003D6E78"/>
    <w:rsid w:val="0044396C"/>
    <w:rsid w:val="004F26CC"/>
    <w:rsid w:val="0050277C"/>
    <w:rsid w:val="00506FB8"/>
    <w:rsid w:val="00517A3C"/>
    <w:rsid w:val="0057518B"/>
    <w:rsid w:val="00576BB4"/>
    <w:rsid w:val="005B6F30"/>
    <w:rsid w:val="0065081E"/>
    <w:rsid w:val="006D5978"/>
    <w:rsid w:val="0079482B"/>
    <w:rsid w:val="007B3657"/>
    <w:rsid w:val="008A0835"/>
    <w:rsid w:val="008A1E6D"/>
    <w:rsid w:val="00A026DB"/>
    <w:rsid w:val="00A7062C"/>
    <w:rsid w:val="00AD4A1C"/>
    <w:rsid w:val="00B36ACF"/>
    <w:rsid w:val="00B54C4B"/>
    <w:rsid w:val="00CF2F83"/>
    <w:rsid w:val="00D1312E"/>
    <w:rsid w:val="00D35355"/>
    <w:rsid w:val="00E16837"/>
    <w:rsid w:val="00E8253A"/>
    <w:rsid w:val="00E9696E"/>
    <w:rsid w:val="00EF421B"/>
    <w:rsid w:val="00F90B45"/>
    <w:rsid w:val="00FE4504"/>
    <w:rsid w:val="00FE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CEA2B"/>
  <w15:chartTrackingRefBased/>
  <w15:docId w15:val="{D8788976-9297-4AE5-B8C8-F00E53732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90B4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026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26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26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26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26D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26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6D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B365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90B45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microsoft.com/office/2011/relationships/people" Target="people.xml"/><Relationship Id="rId5" Type="http://schemas.openxmlformats.org/officeDocument/2006/relationships/comments" Target="comment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9</Pages>
  <Words>1486</Words>
  <Characters>8474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NEFSC</Company>
  <LinksUpToDate>false</LinksUpToDate>
  <CharactersWithSpaces>9941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David.Richardson</dc:creator>
  <cp:keywords/>
  <dc:description/>
  <cp:lastModifiedBy>Yuan Liu</cp:lastModifiedBy>
  <cp:revision>4</cp:revision>
  <dcterms:created xsi:type="dcterms:W3CDTF">2022-03-30T09:12:00Z</dcterms:created>
  <dcterms:modified xsi:type="dcterms:W3CDTF">2022-03-31T14:47:00Z</dcterms:modified>
</cp:coreProperties>
</file>